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  <w:r w:rsidRPr="00E71E5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2034540</wp:posOffset>
            </wp:positionH>
            <wp:positionV relativeFrom="paragraph">
              <wp:posOffset>47625</wp:posOffset>
            </wp:positionV>
            <wp:extent cx="1658620" cy="1658620"/>
            <wp:effectExtent l="0" t="0" r="0" b="0"/>
            <wp:wrapTopAndBottom/>
            <wp:docPr id="3" name="Obrázok 0" descr="f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Žilinská univerzita v Žiline</w:t>
      </w: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Fakulta riadenia a informatiky</w:t>
      </w:r>
    </w:p>
    <w:p w:rsidR="00520052" w:rsidRPr="00E71E50" w:rsidRDefault="00520052" w:rsidP="00520052">
      <w:pPr>
        <w:spacing w:after="0"/>
        <w:jc w:val="center"/>
        <w:rPr>
          <w:b/>
          <w:i/>
          <w:sz w:val="24"/>
          <w:szCs w:val="24"/>
        </w:rPr>
      </w:pP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 xml:space="preserve">Projekt </w:t>
      </w:r>
      <w:r w:rsidR="00331A90">
        <w:rPr>
          <w:b/>
          <w:i/>
          <w:sz w:val="26"/>
          <w:szCs w:val="26"/>
        </w:rPr>
        <w:t>1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Inteligentná analýza obrazu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Spájanie dokumentov</w:t>
      </w:r>
      <w:r w:rsidR="00331A90">
        <w:rPr>
          <w:b/>
          <w:i/>
          <w:sz w:val="26"/>
          <w:szCs w:val="26"/>
        </w:rPr>
        <w:t xml:space="preserve"> získaných kamerou</w:t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rPr>
          <w:i/>
        </w:rPr>
      </w:pPr>
    </w:p>
    <w:p w:rsidR="00520052" w:rsidRPr="00E71E50" w:rsidRDefault="00331A90" w:rsidP="00520052">
      <w:pPr>
        <w:spacing w:after="0"/>
        <w:rPr>
          <w:i/>
        </w:rPr>
      </w:pPr>
      <w:r>
        <w:rPr>
          <w:i/>
        </w:rPr>
        <w:t>Patrik Hrmo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5Z</w:t>
      </w:r>
      <w:r w:rsidR="004D259F">
        <w:rPr>
          <w:i/>
        </w:rPr>
        <w:t>U011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20</w:t>
      </w:r>
      <w:r w:rsidR="00331A90">
        <w:rPr>
          <w:i/>
        </w:rPr>
        <w:t>16</w:t>
      </w:r>
      <w:r w:rsidRPr="00E71E50">
        <w:rPr>
          <w:i/>
        </w:rPr>
        <w:t>/20</w:t>
      </w:r>
      <w:r w:rsidR="00331A90">
        <w:rPr>
          <w:i/>
        </w:rPr>
        <w:t>17</w:t>
      </w:r>
    </w:p>
    <w:p w:rsidR="00334D83" w:rsidRDefault="00684F86">
      <w:pPr>
        <w:pStyle w:val="TOC1"/>
        <w:tabs>
          <w:tab w:val="left" w:pos="440"/>
          <w:tab w:val="right" w:leader="dot" w:pos="9062"/>
        </w:tabs>
        <w:rPr>
          <w:noProof/>
        </w:rPr>
      </w:pPr>
      <w:r w:rsidRPr="00E71E50">
        <w:rPr>
          <w:i/>
        </w:rPr>
        <w:lastRenderedPageBreak/>
        <w:fldChar w:fldCharType="begin"/>
      </w:r>
      <w:r w:rsidR="00520052" w:rsidRPr="00E71E50">
        <w:rPr>
          <w:i/>
        </w:rPr>
        <w:instrText xml:space="preserve"> TOC \o "1-3" \h \z \u </w:instrText>
      </w:r>
      <w:r w:rsidRPr="00E71E50">
        <w:rPr>
          <w:i/>
        </w:rPr>
        <w:fldChar w:fldCharType="separate"/>
      </w:r>
      <w:hyperlink w:anchor="_Toc485311685" w:history="1">
        <w:r w:rsidR="00334D83" w:rsidRPr="00011F30">
          <w:rPr>
            <w:rStyle w:val="Hyperlink"/>
            <w:noProof/>
          </w:rPr>
          <w:t>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Úvod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_Toc485311685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86" w:history="1">
        <w:r w:rsidR="00334D83" w:rsidRPr="00011F30">
          <w:rPr>
            <w:rStyle w:val="Hyperlink"/>
            <w:noProof/>
          </w:rPr>
          <w:t>2.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Analýza súčasného stavu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_Toc485311686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87" w:history="1">
        <w:r w:rsidR="00334D83" w:rsidRPr="00011F30">
          <w:rPr>
            <w:rStyle w:val="Hyperlink"/>
            <w:noProof/>
          </w:rPr>
          <w:t>3.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Voľba vhodnej začiatočnej implementácie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_Toc485311687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88" w:history="1">
        <w:r w:rsidR="00334D83" w:rsidRPr="00011F30">
          <w:rPr>
            <w:rStyle w:val="Hyperlink"/>
            <w:noProof/>
          </w:rPr>
          <w:t>3.1.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OpenCV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_Toc485311688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89" w:history="1">
        <w:r w:rsidR="00334D83" w:rsidRPr="00011F30">
          <w:rPr>
            <w:rStyle w:val="Hyperlink"/>
            <w:noProof/>
          </w:rPr>
          <w:t>3.2.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BoofCV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_Toc485311689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5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0" w:history="1">
        <w:r w:rsidR="00334D83" w:rsidRPr="00011F30">
          <w:rPr>
            <w:rStyle w:val="Hyperlink"/>
            <w:noProof/>
          </w:rPr>
          <w:t>4.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Počiatočný dataset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_Toc485311690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7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1" w:history="1">
        <w:r w:rsidR="00334D83" w:rsidRPr="00011F30">
          <w:rPr>
            <w:rStyle w:val="Hyperlink"/>
            <w:noProof/>
          </w:rPr>
          <w:t>5.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Implementácia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_Toc485311691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7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2" w:history="1">
        <w:r w:rsidR="00334D83" w:rsidRPr="00011F30">
          <w:rPr>
            <w:rStyle w:val="Hyperlink"/>
            <w:noProof/>
          </w:rPr>
          <w:t>5.1.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Výpočet veľkosti spojeného obrázka na základe homografie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_Toc485311692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7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3" w:history="1">
        <w:r w:rsidR="00334D83" w:rsidRPr="00011F30">
          <w:rPr>
            <w:rStyle w:val="Hyperlink"/>
            <w:noProof/>
          </w:rPr>
          <w:t>5.2.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Spájanie viacerých snímok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_Toc485311693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8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4" w:history="1">
        <w:r w:rsidR="00334D83" w:rsidRPr="00011F30">
          <w:rPr>
            <w:rStyle w:val="Hyperlink"/>
            <w:noProof/>
          </w:rPr>
          <w:t>6.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Pokročilý dataset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_Toc485311694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8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5" w:history="1">
        <w:r w:rsidR="00334D83" w:rsidRPr="00011F30">
          <w:rPr>
            <w:rStyle w:val="Hyperlink"/>
            <w:noProof/>
          </w:rPr>
          <w:t>6.1.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Štruktúra datasetu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_Toc485311695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9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6" w:history="1">
        <w:r w:rsidR="00334D83" w:rsidRPr="00011F30">
          <w:rPr>
            <w:rStyle w:val="Hyperlink"/>
            <w:noProof/>
          </w:rPr>
          <w:t>6.2.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Popis datasetov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_Toc485311696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9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7" w:history="1">
        <w:r w:rsidR="00334D83" w:rsidRPr="00011F30">
          <w:rPr>
            <w:rStyle w:val="Hyperlink"/>
            <w:noProof/>
          </w:rPr>
          <w:t>6.3.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Vyhodnocovanie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_Toc485311697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9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8" w:history="1">
        <w:r w:rsidR="00334D83" w:rsidRPr="00011F30">
          <w:rPr>
            <w:rStyle w:val="Hyperlink"/>
            <w:noProof/>
          </w:rPr>
          <w:t>7.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Testy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_Toc485311698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9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9" w:history="1">
        <w:r w:rsidR="00334D83" w:rsidRPr="00011F30">
          <w:rPr>
            <w:rStyle w:val="Hyperlink"/>
            <w:noProof/>
          </w:rPr>
          <w:t>7.1.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Zisťovanie vhodných parametrov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_Toc485311699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9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700" w:history="1">
        <w:r w:rsidR="00334D83" w:rsidRPr="00011F30">
          <w:rPr>
            <w:rStyle w:val="Hyperlink"/>
            <w:noProof/>
          </w:rPr>
          <w:t>7.2.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Rektifikácia vstupných snímok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_Toc485311700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13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273385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701" w:history="1">
        <w:r w:rsidR="00334D83" w:rsidRPr="00011F30">
          <w:rPr>
            <w:rStyle w:val="Hyperlink"/>
            <w:noProof/>
          </w:rPr>
          <w:t>8.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Bibliografia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_Toc485311701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14</w:t>
        </w:r>
        <w:r w:rsidR="00334D83">
          <w:rPr>
            <w:noProof/>
            <w:webHidden/>
          </w:rPr>
          <w:fldChar w:fldCharType="end"/>
        </w:r>
      </w:hyperlink>
    </w:p>
    <w:p w:rsidR="00520052" w:rsidRPr="00E71E50" w:rsidRDefault="00684F86" w:rsidP="00520052">
      <w:pPr>
        <w:spacing w:after="0"/>
        <w:rPr>
          <w:i/>
        </w:rPr>
      </w:pPr>
      <w:r w:rsidRPr="00E71E50">
        <w:rPr>
          <w:i/>
        </w:rPr>
        <w:fldChar w:fldCharType="end"/>
      </w:r>
    </w:p>
    <w:p w:rsidR="00520052" w:rsidRPr="00E71E50" w:rsidRDefault="00520052" w:rsidP="00520052">
      <w:pPr>
        <w:rPr>
          <w:i/>
        </w:rPr>
      </w:pPr>
      <w:r w:rsidRPr="00E71E50">
        <w:rPr>
          <w:i/>
        </w:rPr>
        <w:br w:type="page"/>
      </w:r>
    </w:p>
    <w:p w:rsidR="00520052" w:rsidRPr="00E71E50" w:rsidRDefault="00520052" w:rsidP="00520052">
      <w:pPr>
        <w:pStyle w:val="Heading1"/>
        <w:numPr>
          <w:ilvl w:val="0"/>
          <w:numId w:val="1"/>
        </w:numPr>
        <w:spacing w:before="0"/>
      </w:pPr>
      <w:bookmarkStart w:id="0" w:name="_Toc485311685"/>
      <w:r w:rsidRPr="00E71E50">
        <w:lastRenderedPageBreak/>
        <w:t>Úvod</w:t>
      </w:r>
      <w:bookmarkEnd w:id="0"/>
    </w:p>
    <w:p w:rsidR="00520052" w:rsidRPr="00E71E50" w:rsidRDefault="00520052" w:rsidP="00520052"/>
    <w:p w:rsidR="00520052" w:rsidRPr="00E71E50" w:rsidRDefault="00247B49" w:rsidP="00520052">
      <w:pPr>
        <w:jc w:val="both"/>
      </w:pPr>
      <w:r>
        <w:t xml:space="preserve">V tejto práci sa budem venovať spájaniu snímok textových dokumentov. Tieto snímky </w:t>
      </w:r>
      <w:r w:rsidR="007378C3">
        <w:t>môžu byť</w:t>
      </w:r>
      <w:r>
        <w:t xml:space="preserve"> vytvárané mobilným zariadením, takže budú podliehať perspektívnej transformácií. </w:t>
      </w:r>
      <w:r w:rsidR="007378C3">
        <w:t>Výsledkom bude teda obrázok dokumentu poskladaný z týchto snímok tak, aby ho bolo možné prečítať či už ľudským okom, alebo</w:t>
      </w:r>
      <w:r w:rsidR="0061462E">
        <w:t xml:space="preserve"> nástrojom OCR.</w:t>
      </w:r>
    </w:p>
    <w:p w:rsidR="00520052" w:rsidRPr="00E71E50" w:rsidRDefault="00520052" w:rsidP="00520052">
      <w:pPr>
        <w:pStyle w:val="Heading1"/>
        <w:numPr>
          <w:ilvl w:val="0"/>
          <w:numId w:val="1"/>
        </w:numPr>
      </w:pPr>
      <w:bookmarkStart w:id="1" w:name="_Toc485311686"/>
      <w:r w:rsidRPr="00E71E50">
        <w:t>Analýza súčasného stavu</w:t>
      </w:r>
      <w:bookmarkEnd w:id="1"/>
    </w:p>
    <w:p w:rsidR="00767842" w:rsidRPr="00E71E50" w:rsidRDefault="00767842" w:rsidP="00BE49DD">
      <w:pPr>
        <w:jc w:val="both"/>
      </w:pPr>
    </w:p>
    <w:p w:rsidR="00F10180" w:rsidRPr="00E71E50" w:rsidRDefault="004C7332" w:rsidP="00BE49DD">
      <w:pPr>
        <w:jc w:val="both"/>
      </w:pPr>
      <w:r>
        <w:t>K vyriešeniu tohto problému je napísaných mnoho článkov a kníh. Tieto sa však často venujú</w:t>
      </w:r>
      <w:r w:rsidR="00EF4022">
        <w:t xml:space="preserve"> spájaniu dokumentov na základe textových vlastností </w:t>
      </w:r>
      <w:sdt>
        <w:sdtPr>
          <w:id w:val="2027758164"/>
          <w:citation/>
        </w:sdtPr>
        <w:sdtEndPr/>
        <w:sdtContent>
          <w:r w:rsidR="00734DBA">
            <w:fldChar w:fldCharType="begin"/>
          </w:r>
          <w:r w:rsidR="00734DBA">
            <w:instrText xml:space="preserve"> CITATION htt \l 1051 </w:instrText>
          </w:r>
          <w:r w:rsidR="00734DBA">
            <w:fldChar w:fldCharType="separate"/>
          </w:r>
          <w:r w:rsidR="00734DBA">
            <w:rPr>
              <w:noProof/>
            </w:rPr>
            <w:t>(1)</w:t>
          </w:r>
          <w:r w:rsidR="00734DBA">
            <w:fldChar w:fldCharType="end"/>
          </w:r>
        </w:sdtContent>
      </w:sdt>
      <w:r w:rsidR="008D2946">
        <w:t xml:space="preserve"> </w:t>
      </w:r>
      <w:r w:rsidR="00EF4022">
        <w:t>ako napríklad tok textu</w:t>
      </w:r>
      <w:r w:rsidR="000F38DD">
        <w:t xml:space="preserve">. </w:t>
      </w:r>
      <w:r w:rsidR="00B802FF">
        <w:t>V tejto práci sa však sústredím na úpravu algoritmov pre spájanie panorám</w:t>
      </w:r>
      <w:sdt>
        <w:sdtPr>
          <w:id w:val="-1532722391"/>
          <w:citation/>
        </w:sdtPr>
        <w:sdtEndPr/>
        <w:sdtContent>
          <w:r w:rsidR="00B802FF">
            <w:fldChar w:fldCharType="begin"/>
          </w:r>
          <w:r w:rsidR="00B802FF">
            <w:instrText xml:space="preserve"> CITATION htt1 \l 1051 </w:instrText>
          </w:r>
          <w:r w:rsidR="00B802FF">
            <w:fldChar w:fldCharType="separate"/>
          </w:r>
          <w:r w:rsidR="00B802FF">
            <w:rPr>
              <w:noProof/>
            </w:rPr>
            <w:t xml:space="preserve"> (2)</w:t>
          </w:r>
          <w:r w:rsidR="00B802FF">
            <w:fldChar w:fldCharType="end"/>
          </w:r>
        </w:sdtContent>
      </w:sdt>
      <w:r w:rsidR="00B802FF">
        <w:t xml:space="preserve"> tak, aby boli funkčné aj na textové dokumenty. Algoritmy na spájanie panorám sú veľmi často využívané, a práve z tohto dôvodu bývajú implementované </w:t>
      </w:r>
      <w:r w:rsidR="00A875D9">
        <w:t xml:space="preserve">v rôznych </w:t>
      </w:r>
      <w:r w:rsidR="00B4370E">
        <w:t>frameworkoch s počítačovým videním</w:t>
      </w:r>
      <w:r w:rsidR="00A875D9">
        <w:t>.</w:t>
      </w:r>
    </w:p>
    <w:p w:rsidR="00B26B17" w:rsidRPr="00E71E50" w:rsidRDefault="00B26B17" w:rsidP="00BE49DD">
      <w:pPr>
        <w:jc w:val="both"/>
      </w:pPr>
    </w:p>
    <w:p w:rsidR="00520052" w:rsidRDefault="00781B2C" w:rsidP="00520052">
      <w:pPr>
        <w:pStyle w:val="Heading1"/>
        <w:numPr>
          <w:ilvl w:val="0"/>
          <w:numId w:val="1"/>
        </w:numPr>
      </w:pPr>
      <w:bookmarkStart w:id="2" w:name="_Toc485311687"/>
      <w:r>
        <w:t xml:space="preserve">Voľba vhodnej </w:t>
      </w:r>
      <w:r w:rsidR="00EC3370">
        <w:t>začiatočnej</w:t>
      </w:r>
      <w:r>
        <w:t xml:space="preserve"> implementácie</w:t>
      </w:r>
      <w:bookmarkEnd w:id="2"/>
    </w:p>
    <w:p w:rsidR="004A3969" w:rsidRPr="004A3969" w:rsidRDefault="004A3969" w:rsidP="004A3969"/>
    <w:p w:rsidR="00DD0F79" w:rsidRDefault="00DD0F79" w:rsidP="00DD0F79">
      <w:r>
        <w:t xml:space="preserve">Ako prvé je teda </w:t>
      </w:r>
      <w:r w:rsidR="008D2946">
        <w:t xml:space="preserve">potrebné </w:t>
      </w:r>
      <w:r>
        <w:t>nájsť vhodný framework pre prácu s obrazom. Najlepšie taký v ktorom je funkčná implementácia spájania panorám.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3" w:name="_Toc485311688"/>
      <w:r w:rsidRPr="00DD0F79">
        <w:t>OpenCV</w:t>
      </w:r>
      <w:bookmarkEnd w:id="3"/>
    </w:p>
    <w:p w:rsidR="004A3969" w:rsidRPr="004A3969" w:rsidRDefault="004A3969" w:rsidP="004A3969"/>
    <w:p w:rsidR="00520052" w:rsidRDefault="000D3C3D" w:rsidP="00520052">
      <w:r>
        <w:t>Jeden z najznámejších frameworkov na</w:t>
      </w:r>
      <w:r w:rsidR="008F444D">
        <w:t xml:space="preserve"> prácu s počítačovým videním je OpenCV. OpenCV obsahuje triedu Stitcher, ktorá vie spájať obrázky do panorám. Tento algoritmus vie aj dobre spájať snímky textových dokumentov.</w:t>
      </w:r>
    </w:p>
    <w:p w:rsidR="004D259F" w:rsidRDefault="00EC3370" w:rsidP="004D259F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BC4B71" wp14:editId="1EA6FF80">
                <wp:simplePos x="0" y="0"/>
                <wp:positionH relativeFrom="column">
                  <wp:posOffset>-4444</wp:posOffset>
                </wp:positionH>
                <wp:positionV relativeFrom="paragraph">
                  <wp:posOffset>2767330</wp:posOffset>
                </wp:positionV>
                <wp:extent cx="60198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D7ABC" w:rsidRDefault="00ED7ABC" w:rsidP="004D259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73385">
                              <w:fldChar w:fldCharType="begin"/>
                            </w:r>
                            <w:r w:rsidR="00273385">
                              <w:instrText xml:space="preserve"> SEQ Obrázok \* ARABIC </w:instrText>
                            </w:r>
                            <w:r w:rsidR="0027338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733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spojenie textových dokumentov v 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35pt;margin-top:217.9pt;width:47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" stroked="f">
                <v:textbox style="mso-fit-shape-to-text:t" inset="0,0,0,0">
                  <w:txbxContent>
                    <w:p w:rsidR="00ED7ABC" w:rsidRDefault="00ED7ABC" w:rsidP="004D259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spojenie textových dokumentov v Opencv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495FD" wp14:editId="501ABF22">
            <wp:extent cx="3167253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53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4D259F" w:rsidP="004D259F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 w:rsidR="00CD12E3">
        <w:rPr>
          <w:noProof/>
        </w:rPr>
        <w:t>2</w:t>
      </w:r>
      <w:r w:rsidR="00273385">
        <w:rPr>
          <w:noProof/>
        </w:rPr>
        <w:fldChar w:fldCharType="end"/>
      </w:r>
      <w:r>
        <w:t xml:space="preserve"> spojenie textových dokumentov v OpenCV</w:t>
      </w:r>
    </w:p>
    <w:p w:rsidR="00EC3370" w:rsidRDefault="00EC3370" w:rsidP="00520052"/>
    <w:p w:rsidR="00EC3370" w:rsidRDefault="00EC3370" w:rsidP="00520052">
      <w:r>
        <w:t>Problém s touto implementáciou nastáva ak sa pokúsime spojiť snímky ktoré sú pod vplyvom rotácií. V tomto prípade algoritmus zlyhá alebo vráti veľmy zlý výsledok.</w:t>
      </w:r>
    </w:p>
    <w:p w:rsidR="004A3969" w:rsidRDefault="004A3969" w:rsidP="00520052"/>
    <w:p w:rsidR="00EC3370" w:rsidRDefault="00EC3370" w:rsidP="004D259F">
      <w:pPr>
        <w:keepNext/>
        <w:jc w:val="center"/>
      </w:pPr>
      <w:r>
        <w:rPr>
          <w:noProof/>
        </w:rPr>
        <w:drawing>
          <wp:inline distT="0" distB="0" distL="0" distR="0" wp14:anchorId="79B56F3C" wp14:editId="407958B8">
            <wp:extent cx="3897153" cy="32670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5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EC3370" w:rsidP="004D259F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 w:rsidR="00CD12E3">
        <w:rPr>
          <w:noProof/>
        </w:rPr>
        <w:t>3</w:t>
      </w:r>
      <w:r w:rsidR="00273385">
        <w:rPr>
          <w:noProof/>
        </w:rPr>
        <w:fldChar w:fldCharType="end"/>
      </w:r>
      <w:r>
        <w:t xml:space="preserve"> zlé spojenie dokumentov v OpenCV</w:t>
      </w:r>
    </w:p>
    <w:p w:rsidR="004A3969" w:rsidRDefault="004A3969" w:rsidP="00EC3370"/>
    <w:p w:rsidR="00EC3370" w:rsidRDefault="00DD0F79" w:rsidP="00EC3370">
      <w:r>
        <w:t>Je teda nutné upraviť tento algoritmus. S týmto sú však spojené problémy ohľadom dokumentácie, ktorá je pri triedach a metódach spájania zanedbaná. Pre lepšiu produktivitu je teda potrebné nájsť iný framework.</w:t>
      </w:r>
      <w:r w:rsidR="00EC3370">
        <w:t xml:space="preserve"> 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4" w:name="_Toc485311689"/>
      <w:r>
        <w:lastRenderedPageBreak/>
        <w:t>BoofCV</w:t>
      </w:r>
      <w:bookmarkEnd w:id="4"/>
    </w:p>
    <w:p w:rsidR="004A3969" w:rsidRPr="004A3969" w:rsidRDefault="004A3969" w:rsidP="004A3969"/>
    <w:p w:rsidR="00DD0F79" w:rsidRDefault="00C85334" w:rsidP="00DD0F79">
      <w:r>
        <w:t xml:space="preserve">BoofCV je pomerne nový framework ktorý je napísaný čisto v jave. Z toho samozrejme vyplíva že operácie na nízkej úrovni sú pomalšie ako v OpenCV. Pre tento projekt je však dôležitá hlavne rýchlosť detekovania a popisu </w:t>
      </w:r>
      <w:r w:rsidRPr="00C85334">
        <w:rPr>
          <w:i/>
        </w:rPr>
        <w:t>feature points</w:t>
      </w:r>
      <w:r>
        <w:t xml:space="preserve"> snímok. Tu je však BoofCV približne 2x rýchlejší ako OpenCV.</w:t>
      </w:r>
    </w:p>
    <w:p w:rsidR="00C85334" w:rsidRDefault="00C85334" w:rsidP="00C85334">
      <w:pPr>
        <w:keepNext/>
      </w:pPr>
      <w:r>
        <w:rPr>
          <w:noProof/>
        </w:rPr>
        <w:drawing>
          <wp:inline distT="0" distB="0" distL="0" distR="0" wp14:anchorId="3ED63FE3" wp14:editId="3C5DB803">
            <wp:extent cx="5347951" cy="32670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5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B4370E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 w:rsidR="00CD12E3">
        <w:rPr>
          <w:noProof/>
        </w:rPr>
        <w:t>4</w:t>
      </w:r>
      <w:r w:rsidR="00273385">
        <w:rPr>
          <w:noProof/>
        </w:rPr>
        <w:fldChar w:fldCharType="end"/>
      </w:r>
      <w:r>
        <w:t xml:space="preserve"> porovnanie rýchlostí OpenCV a</w:t>
      </w:r>
      <w:del w:id="5" w:author="patrik" w:date="2017-06-19T17:39:00Z">
        <w:r w:rsidDel="002106FE">
          <w:delText> </w:delText>
        </w:r>
      </w:del>
      <w:ins w:id="6" w:author="patrik" w:date="2017-06-19T17:39:00Z">
        <w:r w:rsidR="002106FE">
          <w:t> </w:t>
        </w:r>
      </w:ins>
      <w:r>
        <w:t>BoofCV</w:t>
      </w:r>
      <w:r w:rsidR="002106FE">
        <w:t xml:space="preserve"> </w:t>
      </w:r>
      <w:sdt>
        <w:sdtPr>
          <w:id w:val="1515495656"/>
          <w:citation/>
        </w:sdtPr>
        <w:sdtEndPr/>
        <w:sdtContent>
          <w:r w:rsidR="002106FE">
            <w:fldChar w:fldCharType="begin"/>
          </w:r>
          <w:r w:rsidR="002106FE">
            <w:instrText xml:space="preserve"> CITATION Rel \l 1051 </w:instrText>
          </w:r>
          <w:r w:rsidR="002106FE">
            <w:fldChar w:fldCharType="separate"/>
          </w:r>
          <w:r w:rsidR="002106FE">
            <w:rPr>
              <w:noProof/>
            </w:rPr>
            <w:t>(3)</w:t>
          </w:r>
          <w:r w:rsidR="002106FE">
            <w:fldChar w:fldCharType="end"/>
          </w:r>
        </w:sdtContent>
      </w:sdt>
    </w:p>
    <w:p w:rsidR="004A3969" w:rsidRDefault="004A3969" w:rsidP="00C85334"/>
    <w:p w:rsidR="00E85AAD" w:rsidRDefault="00E85AAD" w:rsidP="00E85AAD">
      <w:pPr>
        <w:ind w:left="708" w:hanging="708"/>
      </w:pPr>
      <w:r>
        <w:t>Nakoľko má táto knižnica aj dobrú dokumentáciu, zvolili sme si ju na ďalšie použitie.</w:t>
      </w:r>
    </w:p>
    <w:p w:rsidR="00E85AAD" w:rsidRDefault="00E85AAD" w:rsidP="00C85334"/>
    <w:p w:rsidR="00C85334" w:rsidRDefault="00C85334" w:rsidP="00C85334">
      <w:r>
        <w:t>BoofCV neposkytuje defaultne žiadnu triedu na spájanie obrázkov, avšak medzi príkladmy využitia je aj jednoduchý algoritmus spájania obrázkov. Tento príkladný algoritmus je však nevhodný pre spájanie textových dokumentov.</w:t>
      </w:r>
    </w:p>
    <w:p w:rsidR="00C85334" w:rsidRDefault="00C85334" w:rsidP="004D25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4E944" wp14:editId="6445B71C">
            <wp:extent cx="3872369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6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4D259F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 w:rsidR="00CD12E3">
        <w:rPr>
          <w:noProof/>
        </w:rPr>
        <w:t>5</w:t>
      </w:r>
      <w:r w:rsidR="00273385">
        <w:rPr>
          <w:noProof/>
        </w:rPr>
        <w:fldChar w:fldCharType="end"/>
      </w:r>
      <w:r>
        <w:t xml:space="preserve"> zlé spojenie textového dokumentu v BoofCV</w:t>
      </w:r>
    </w:p>
    <w:p w:rsidR="00C85334" w:rsidRDefault="00C85334" w:rsidP="00C85334"/>
    <w:p w:rsidR="004A3969" w:rsidRDefault="004A3969" w:rsidP="00C85334">
      <w:r>
        <w:t>Analýzov som zistil že toto spojenie zlyhalo kôli nedostatočnému počtu feature pointov. Tak isto som zmenil konfiguráciu RANSACU ktorý sa v tomto algoritme použiva na určenie homografie medzi obrázkam</w:t>
      </w:r>
      <w:r w:rsidR="002412F2">
        <w:t>i</w:t>
      </w:r>
      <w:r>
        <w:t xml:space="preserve">. </w:t>
      </w:r>
    </w:p>
    <w:p w:rsidR="004A3969" w:rsidRDefault="004A3969" w:rsidP="004D259F">
      <w:pPr>
        <w:keepNext/>
        <w:jc w:val="center"/>
      </w:pPr>
      <w:r>
        <w:rPr>
          <w:noProof/>
        </w:rPr>
        <w:drawing>
          <wp:inline distT="0" distB="0" distL="0" distR="0" wp14:anchorId="618E8C1B" wp14:editId="34A1C6F8">
            <wp:extent cx="4171709" cy="3267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0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69" w:rsidRDefault="004A3969" w:rsidP="004D259F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 w:rsidR="00CD12E3">
        <w:rPr>
          <w:noProof/>
        </w:rPr>
        <w:t>6</w:t>
      </w:r>
      <w:r w:rsidR="00273385">
        <w:rPr>
          <w:noProof/>
        </w:rPr>
        <w:fldChar w:fldCharType="end"/>
      </w:r>
      <w:r>
        <w:t xml:space="preserve"> spojenie v BoofCV po drobných zmenách</w:t>
      </w:r>
    </w:p>
    <w:p w:rsidR="004A3969" w:rsidRDefault="004A3969" w:rsidP="004A3969"/>
    <w:p w:rsidR="004A3969" w:rsidRDefault="00C150BF" w:rsidP="004D259F">
      <w:pPr>
        <w:pStyle w:val="Heading1"/>
        <w:numPr>
          <w:ilvl w:val="0"/>
          <w:numId w:val="1"/>
        </w:numPr>
      </w:pPr>
      <w:bookmarkStart w:id="7" w:name="_Toc485311690"/>
      <w:r>
        <w:lastRenderedPageBreak/>
        <w:t>Počiatočný d</w:t>
      </w:r>
      <w:r w:rsidR="002412F2">
        <w:t>ataset</w:t>
      </w:r>
      <w:bookmarkEnd w:id="7"/>
    </w:p>
    <w:p w:rsidR="002412F2" w:rsidRDefault="002412F2" w:rsidP="002412F2"/>
    <w:p w:rsidR="002412F2" w:rsidRDefault="002412F2" w:rsidP="002412F2">
      <w:r>
        <w:t>Keď už máme základnú funkčnosť algoritmu implementovanú, je dobré si vytvoriť dataset ktorý bude slúžiť pre budúce testy. Dataset je tvorený priečinkami, kde každý priečinok obsahuje dve snímky – jednu bez transformácie(</w:t>
      </w:r>
      <w:r w:rsidR="00E85AAD">
        <w:t>budú sa k nej pripájať ostatné snímky a teda výsledný obrázok bude tiež bez transformácie.  Tým pádom je na výslednom obrázku možné spúšťať OCR ktoré je použité pri vyhodnocovaní testov</w:t>
      </w:r>
      <w:r>
        <w:t>) a druhú s transformáciou. Takto môž</w:t>
      </w:r>
      <w:r w:rsidR="00334D83">
        <w:t>me</w:t>
      </w:r>
      <w:r>
        <w:t xml:space="preserve"> ľahko sledovať úspešnosť spájania pri rôznych transformáciách. Bol vytvorený aj testovací program, ktorý prejde a pospája všetky snímky v príslušných priečinkoch. To nám urýchli testovanie nakoľko</w:t>
      </w:r>
      <w:r w:rsidR="004062DA">
        <w:t xml:space="preserve"> nebude nutné meniť názvy snímok a priečinkov v kóde.</w:t>
      </w:r>
    </w:p>
    <w:p w:rsidR="00561D9D" w:rsidRDefault="00561D9D" w:rsidP="00561D9D">
      <w:pPr>
        <w:pStyle w:val="Heading1"/>
        <w:numPr>
          <w:ilvl w:val="0"/>
          <w:numId w:val="1"/>
        </w:numPr>
      </w:pPr>
      <w:bookmarkStart w:id="8" w:name="_Toc485311691"/>
      <w:r>
        <w:t>Implementácia</w:t>
      </w:r>
      <w:bookmarkEnd w:id="8"/>
    </w:p>
    <w:p w:rsidR="00561D9D" w:rsidRPr="00561D9D" w:rsidRDefault="00561D9D" w:rsidP="00561D9D"/>
    <w:p w:rsidR="00561D9D" w:rsidRDefault="00561D9D" w:rsidP="00561D9D">
      <w:r>
        <w:t>Teraz môžme pristúpiť k pokr</w:t>
      </w:r>
      <w:r w:rsidR="00A41E58">
        <w:t>o</w:t>
      </w:r>
      <w:r>
        <w:t xml:space="preserve">čelejším úpravám a implementácií chýbajúcich častí algoritmu. </w:t>
      </w:r>
    </w:p>
    <w:p w:rsidR="00561D9D" w:rsidRDefault="00561D9D" w:rsidP="00561D9D">
      <w:pPr>
        <w:pStyle w:val="Heading2"/>
        <w:numPr>
          <w:ilvl w:val="1"/>
          <w:numId w:val="1"/>
        </w:numPr>
      </w:pPr>
      <w:bookmarkStart w:id="9" w:name="_Toc485311692"/>
      <w:r>
        <w:t>Výpočet veľkosti spojeného obrázka na základe homografie</w:t>
      </w:r>
      <w:bookmarkEnd w:id="9"/>
    </w:p>
    <w:p w:rsidR="00CD12E3" w:rsidRPr="00CD12E3" w:rsidRDefault="00CD12E3" w:rsidP="00CD12E3"/>
    <w:p w:rsidR="00561D9D" w:rsidRDefault="00561D9D" w:rsidP="00561D9D">
      <w:r w:rsidRPr="00561D9D">
        <w:t>Je potrebné upraviť veľkosť obrázka ktorý vznikne po spájaní. Jeho veľkosť je mome</w:t>
      </w:r>
      <w:r>
        <w:t xml:space="preserve">ntálne určená konštantne, čo spôsobuje zbytočné preplnenie pamäte.  V horšom prípade by táto vlastnosť mohla zapríčiniť nemožnosť spojenia tohto obrázka s ostatnými, nakoľko sa časti </w:t>
      </w:r>
      <w:r w:rsidR="00A41E58">
        <w:t>t</w:t>
      </w:r>
      <w:r>
        <w:t>oht</w:t>
      </w:r>
      <w:r w:rsidR="008D2946">
        <w:t>o</w:t>
      </w:r>
      <w:r>
        <w:t xml:space="preserve"> obrázka nemusia nachádzať vo vykreslenej zóne</w:t>
      </w:r>
      <w:r w:rsidR="008D2946">
        <w:t>.</w:t>
      </w:r>
    </w:p>
    <w:p w:rsidR="00CD12E3" w:rsidRDefault="00CD12E3" w:rsidP="00CD12E3">
      <w:pPr>
        <w:keepNext/>
      </w:pPr>
      <w:r>
        <w:rPr>
          <w:noProof/>
        </w:rPr>
        <w:drawing>
          <wp:inline distT="0" distB="0" distL="0" distR="0" wp14:anchorId="1C592C76" wp14:editId="240B6FE1">
            <wp:extent cx="576072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tvan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>
        <w:rPr>
          <w:noProof/>
        </w:rPr>
        <w:t>7</w:t>
      </w:r>
      <w:r w:rsidR="00273385">
        <w:rPr>
          <w:noProof/>
        </w:rPr>
        <w:fldChar w:fldCharType="end"/>
      </w:r>
      <w:r>
        <w:t xml:space="preserve"> ukážka voľného vyplitvaného priestoru</w:t>
      </w:r>
    </w:p>
    <w:p w:rsidR="00CD12E3" w:rsidRDefault="00CD12E3" w:rsidP="00CD12E3">
      <w:pPr>
        <w:keepNext/>
      </w:pPr>
      <w:r>
        <w:rPr>
          <w:noProof/>
        </w:rPr>
        <w:lastRenderedPageBreak/>
        <w:drawing>
          <wp:inline distT="0" distB="0" distL="0" distR="0" wp14:anchorId="79166BE5" wp14:editId="6C3629F3">
            <wp:extent cx="576072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vid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r w:rsidR="00273385">
        <w:fldChar w:fldCharType="begin"/>
      </w:r>
      <w:r w:rsidR="00273385">
        <w:instrText xml:space="preserve"> SEQ Obrázok \* ARABIC </w:instrText>
      </w:r>
      <w:r w:rsidR="00273385">
        <w:fldChar w:fldCharType="separate"/>
      </w:r>
      <w:r>
        <w:rPr>
          <w:noProof/>
        </w:rPr>
        <w:t>8</w:t>
      </w:r>
      <w:r w:rsidR="00273385">
        <w:rPr>
          <w:noProof/>
        </w:rPr>
        <w:fldChar w:fldCharType="end"/>
      </w:r>
      <w:r>
        <w:t xml:space="preserve"> ukážka orezania časti pospájaného obrázka</w:t>
      </w:r>
    </w:p>
    <w:p w:rsidR="003B4327" w:rsidRDefault="003B4327" w:rsidP="003B4327">
      <w:r>
        <w:t>Za pomoci homografie je možné vypočítať presnú veľkosť výsledného obrázka.</w:t>
      </w:r>
      <w:r w:rsidR="00B4370E">
        <w:t xml:space="preserve"> Ako prvé je potrebné určiť si body reprezentujúce rohy obrázkov ktoré spájame. U základného obrázka je to ľahké nakoľko nebude podliehať  žiadnej transformácií  (jeho body budú teda [0,0],[0,sirka], ...).  U druhého obrázka je to zložitejšie – treba vypočítať ich súradnice po transformácií. Keď už máme </w:t>
      </w:r>
      <w:commentRangeStart w:id="10"/>
      <w:commentRangeStart w:id="11"/>
      <w:r w:rsidR="00B4370E">
        <w:t>vypočítaných všetkých osem bodov</w:t>
      </w:r>
      <w:commentRangeEnd w:id="10"/>
      <w:r w:rsidR="008D2946">
        <w:rPr>
          <w:rStyle w:val="CommentReference"/>
        </w:rPr>
        <w:commentReference w:id="10"/>
      </w:r>
      <w:commentRangeEnd w:id="11"/>
      <w:r w:rsidR="00C97486">
        <w:rPr>
          <w:rStyle w:val="CommentReference"/>
        </w:rPr>
        <w:commentReference w:id="11"/>
      </w:r>
      <w:r w:rsidR="00B4370E">
        <w:t>, je úloha nájdenia veľkosti výsledného obrázka triviálna(odčítanie y súradnice najvrchnejšieho bodu od najspodnejšieho, analogcky pre najľavejší a najpravjší bod).</w:t>
      </w:r>
    </w:p>
    <w:p w:rsidR="00126C4A" w:rsidRDefault="00126C4A" w:rsidP="00126C4A">
      <w:pPr>
        <w:pStyle w:val="Heading2"/>
        <w:numPr>
          <w:ilvl w:val="1"/>
          <w:numId w:val="1"/>
        </w:numPr>
      </w:pPr>
      <w:bookmarkStart w:id="12" w:name="_Toc485311693"/>
      <w:r>
        <w:t>Spájanie viacerých snímok</w:t>
      </w:r>
      <w:bookmarkEnd w:id="12"/>
    </w:p>
    <w:p w:rsidR="0069273D" w:rsidRDefault="00112E85" w:rsidP="00126C4A">
      <w:r>
        <w:t xml:space="preserve">Keď vieme spájať dve snímky s prijateľnými </w:t>
      </w:r>
      <w:r w:rsidR="0069273D">
        <w:t>výsledkami, môžme pr</w:t>
      </w:r>
      <w:r w:rsidR="00527601">
        <w:t>i</w:t>
      </w:r>
      <w:r w:rsidR="0069273D">
        <w:t>stúpiť</w:t>
      </w:r>
      <w:r w:rsidR="00527601">
        <w:t xml:space="preserve"> k</w:t>
      </w:r>
      <w:r w:rsidR="0069273D">
        <w:t xml:space="preserve"> rozšíreniu algoritmu o viac ako dve snímky. Algoritmus spájania je nasledovný: </w:t>
      </w:r>
    </w:p>
    <w:p w:rsidR="0069273D" w:rsidRDefault="0069273D" w:rsidP="0069273D">
      <w:pPr>
        <w:pStyle w:val="ListParagraph"/>
        <w:numPr>
          <w:ilvl w:val="0"/>
          <w:numId w:val="24"/>
        </w:numPr>
      </w:pPr>
      <w:r>
        <w:t xml:space="preserve">Zvoľ prvý snímok za hlavný – na tento obrázok sa budú pripájať ostatné obrázky. Ostatné snímky zaraď do </w:t>
      </w:r>
      <w:r w:rsidRPr="006A67C6">
        <w:rPr>
          <w:i/>
        </w:rPr>
        <w:t xml:space="preserve">zoznamu </w:t>
      </w:r>
      <w:r w:rsidR="006A67C6" w:rsidRPr="006A67C6">
        <w:rPr>
          <w:i/>
        </w:rPr>
        <w:t>doposiaľ</w:t>
      </w:r>
      <w:r w:rsidRPr="006A67C6">
        <w:rPr>
          <w:i/>
        </w:rPr>
        <w:t xml:space="preserve"> </w:t>
      </w:r>
      <w:r w:rsidRPr="00F51243">
        <w:rPr>
          <w:i/>
        </w:rPr>
        <w:t xml:space="preserve">nespojených </w:t>
      </w:r>
      <w:r w:rsidR="00C97486" w:rsidRPr="00F51243">
        <w:rPr>
          <w:i/>
        </w:rPr>
        <w:t>sním</w:t>
      </w:r>
      <w:r w:rsidR="00C97486">
        <w:rPr>
          <w:i/>
        </w:rPr>
        <w:t>kach</w:t>
      </w:r>
      <w:r w:rsidR="006A67C6">
        <w:t>.</w:t>
      </w:r>
    </w:p>
    <w:p w:rsidR="006A67C6" w:rsidRDefault="006A67C6" w:rsidP="006A67C6">
      <w:pPr>
        <w:pStyle w:val="ListParagraph"/>
        <w:numPr>
          <w:ilvl w:val="0"/>
          <w:numId w:val="24"/>
        </w:numPr>
      </w:pPr>
      <w:r>
        <w:t>Detekuj feature pointy na všetkých snímkach v </w:t>
      </w:r>
      <w:r w:rsidRPr="006A67C6">
        <w:rPr>
          <w:i/>
        </w:rPr>
        <w:t xml:space="preserve">zozname doposiaľ </w:t>
      </w:r>
      <w:r w:rsidRPr="00F51243">
        <w:rPr>
          <w:i/>
        </w:rPr>
        <w:t>nespojených snímkach</w:t>
      </w:r>
      <w:r>
        <w:t xml:space="preserve">. </w:t>
      </w:r>
    </w:p>
    <w:p w:rsidR="0069273D" w:rsidRDefault="0069273D" w:rsidP="0069273D">
      <w:pPr>
        <w:pStyle w:val="ListParagraph"/>
        <w:numPr>
          <w:ilvl w:val="0"/>
          <w:numId w:val="24"/>
        </w:numPr>
      </w:pPr>
      <w:r>
        <w:t xml:space="preserve">Ak je </w:t>
      </w:r>
      <w:r w:rsidRPr="006A67C6">
        <w:rPr>
          <w:i/>
        </w:rPr>
        <w:t>zoznam nespojených snímok</w:t>
      </w:r>
      <w:r>
        <w:t xml:space="preserve"> prázdny KONIEC. Výsledný pospájaný obrázok je v hlavnom obrázku</w:t>
      </w:r>
    </w:p>
    <w:p w:rsidR="0069273D" w:rsidRDefault="006A67C6" w:rsidP="0069273D">
      <w:pPr>
        <w:pStyle w:val="ListParagraph"/>
        <w:numPr>
          <w:ilvl w:val="0"/>
          <w:numId w:val="24"/>
        </w:numPr>
      </w:pPr>
      <w:r>
        <w:t>Detekuj feature pointy na hlavnom snímku.</w:t>
      </w:r>
    </w:p>
    <w:p w:rsidR="006A67C6" w:rsidRDefault="006A67C6" w:rsidP="0069273D">
      <w:pPr>
        <w:pStyle w:val="ListParagraph"/>
        <w:numPr>
          <w:ilvl w:val="0"/>
          <w:numId w:val="24"/>
        </w:numPr>
      </w:pPr>
      <w:r>
        <w:t xml:space="preserve">Zo zoznamu doposiaľ nespojených snímok vyber snímku, ktorá má najviac </w:t>
      </w:r>
      <w:r w:rsidR="00C97486">
        <w:t xml:space="preserve">zhôd </w:t>
      </w:r>
      <w:r>
        <w:t>s hlavným snímkom.</w:t>
      </w:r>
    </w:p>
    <w:p w:rsidR="006A67C6" w:rsidRPr="00126C4A" w:rsidRDefault="006A67C6" w:rsidP="0069273D">
      <w:pPr>
        <w:pStyle w:val="ListParagraph"/>
        <w:numPr>
          <w:ilvl w:val="0"/>
          <w:numId w:val="24"/>
        </w:numPr>
      </w:pPr>
      <w:r>
        <w:t>Spoj túto snímku s hlavnou snímkou, choď na krok 3.</w:t>
      </w:r>
    </w:p>
    <w:p w:rsidR="00520052" w:rsidRPr="00E71E50" w:rsidRDefault="00520052" w:rsidP="004D259F"/>
    <w:p w:rsidR="00520052" w:rsidRDefault="004B720E" w:rsidP="00C150BF">
      <w:pPr>
        <w:pStyle w:val="Heading1"/>
        <w:numPr>
          <w:ilvl w:val="0"/>
          <w:numId w:val="1"/>
        </w:numPr>
      </w:pPr>
      <w:bookmarkStart w:id="13" w:name="_Toc485311694"/>
      <w:r>
        <w:t>Pokročilý dataset</w:t>
      </w:r>
      <w:bookmarkEnd w:id="13"/>
    </w:p>
    <w:p w:rsidR="004B720E" w:rsidRDefault="004B720E" w:rsidP="004B720E">
      <w:pPr>
        <w:ind w:firstLine="360"/>
      </w:pPr>
      <w:r>
        <w:t>Pre nové testy je potrebné vytvoriť dataset ktorý bude pokrývať širšiu škálu rôznych vzťahov medzi snímkami. Potrebné je pozorovať ako sa bude bude kvalita spojenia správať pod rôznymi rotáciami a sk</w:t>
      </w:r>
      <w:r w:rsidR="00AD5D86">
        <w:t>lo</w:t>
      </w:r>
      <w:r>
        <w:t>nmy kameri.</w:t>
      </w:r>
    </w:p>
    <w:p w:rsidR="004B720E" w:rsidRDefault="004B720E" w:rsidP="004B720E">
      <w:pPr>
        <w:pStyle w:val="Heading2"/>
        <w:numPr>
          <w:ilvl w:val="1"/>
          <w:numId w:val="1"/>
        </w:numPr>
      </w:pPr>
      <w:bookmarkStart w:id="14" w:name="_Toc485311695"/>
      <w:r>
        <w:lastRenderedPageBreak/>
        <w:t>Štruktúra datasetu</w:t>
      </w:r>
      <w:bookmarkEnd w:id="14"/>
      <w:r>
        <w:t xml:space="preserve"> </w:t>
      </w:r>
    </w:p>
    <w:p w:rsidR="004B720E" w:rsidRDefault="004B720E" w:rsidP="004B720E">
      <w:r>
        <w:t xml:space="preserve">Štruktúra datasetu je podobná ako pri klasických súboroch – v stromovej štruktúre. Je tu však zopár obmedzení. Samotné snímky ktoré budeme zlučovať sa nachádazjú iba v listoch tejto štruktúry. V každom </w:t>
      </w:r>
      <w:r w:rsidR="00760A6A">
        <w:t>liste sa teda musia nachádzať</w:t>
      </w:r>
      <w:r>
        <w:t xml:space="preserve"> </w:t>
      </w:r>
      <w:r w:rsidR="00760A6A">
        <w:t>snímky ktorých sp</w:t>
      </w:r>
      <w:r w:rsidR="00295024">
        <w:t>o</w:t>
      </w:r>
      <w:r w:rsidR="00760A6A">
        <w:t>jenie ideme testovať. Okrem nich sa tu musí nachádzať aj</w:t>
      </w:r>
      <w:r>
        <w:t xml:space="preserve"> </w:t>
      </w:r>
      <w:r w:rsidR="00295024">
        <w:t>súbor s</w:t>
      </w:r>
      <w:r>
        <w:t> názvom grandTruth.jpg</w:t>
      </w:r>
      <w:r w:rsidR="00295024">
        <w:t>(ideálna snímka) alebo grandTruth.jpg.txt(textový súbor s grandTruth textom).</w:t>
      </w:r>
    </w:p>
    <w:p w:rsidR="00C51D8E" w:rsidRDefault="00A327B9" w:rsidP="00C51D8E">
      <w:pPr>
        <w:pStyle w:val="Heading2"/>
        <w:numPr>
          <w:ilvl w:val="1"/>
          <w:numId w:val="1"/>
        </w:numPr>
      </w:pPr>
      <w:bookmarkStart w:id="15" w:name="_Toc485311696"/>
      <w:r>
        <w:t xml:space="preserve">Popis </w:t>
      </w:r>
      <w:r w:rsidR="00C51D8E">
        <w:t>datasetov</w:t>
      </w:r>
      <w:bookmarkEnd w:id="15"/>
    </w:p>
    <w:p w:rsidR="009360B7" w:rsidRDefault="009360B7" w:rsidP="00C51D8E">
      <w:r>
        <w:t xml:space="preserve">1 – </w:t>
      </w:r>
      <w:r w:rsidR="00F51243">
        <w:t xml:space="preserve">veľké </w:t>
      </w:r>
      <w:r>
        <w:t xml:space="preserve">prekrytie </w:t>
      </w:r>
      <w:r w:rsidR="00F51243">
        <w:t xml:space="preserve">žiadna rotácia malý </w:t>
      </w:r>
      <w:r>
        <w:t>sklon</w:t>
      </w:r>
    </w:p>
    <w:p w:rsidR="009360B7" w:rsidRDefault="009360B7" w:rsidP="00C51D8E">
      <w:r>
        <w:t xml:space="preserve">2 – </w:t>
      </w:r>
      <w:r w:rsidR="00F51243">
        <w:t xml:space="preserve">veľké </w:t>
      </w:r>
      <w:r>
        <w:t xml:space="preserve">prekrytie </w:t>
      </w:r>
      <w:r w:rsidR="00F51243">
        <w:t xml:space="preserve">veľká rotácia malý </w:t>
      </w:r>
      <w:r>
        <w:t>sklon</w:t>
      </w:r>
    </w:p>
    <w:p w:rsidR="009360B7" w:rsidRDefault="009360B7" w:rsidP="00C51D8E">
      <w:r>
        <w:t xml:space="preserve">3- </w:t>
      </w:r>
      <w:r w:rsidR="00F51243">
        <w:t xml:space="preserve">stredné </w:t>
      </w:r>
      <w:r>
        <w:t xml:space="preserve">prekrytie </w:t>
      </w:r>
      <w:r w:rsidR="00F51243">
        <w:t xml:space="preserve">žiadna rotácia žiadny </w:t>
      </w:r>
      <w:r>
        <w:t>sklon</w:t>
      </w:r>
    </w:p>
    <w:p w:rsidR="009360B7" w:rsidRDefault="009360B7" w:rsidP="00C51D8E">
      <w:r>
        <w:t>5 – stredn</w:t>
      </w:r>
      <w:r w:rsidR="00F51243">
        <w:t>é</w:t>
      </w:r>
      <w:r>
        <w:t xml:space="preserve">prekerytie </w:t>
      </w:r>
      <w:r w:rsidR="00F51243">
        <w:t>ž</w:t>
      </w:r>
      <w:r>
        <w:t>iadna rot</w:t>
      </w:r>
      <w:r w:rsidR="00F51243">
        <w:t>á</w:t>
      </w:r>
      <w:r>
        <w:t>cia mal</w:t>
      </w:r>
      <w:r w:rsidR="00F51243">
        <w:t>ý</w:t>
      </w:r>
      <w:r>
        <w:t xml:space="preserve"> sklon</w:t>
      </w:r>
    </w:p>
    <w:p w:rsidR="009360B7" w:rsidRDefault="009360B7" w:rsidP="00C51D8E">
      <w:r>
        <w:t>6 – stredn</w:t>
      </w:r>
      <w:r w:rsidR="00F51243">
        <w:t>é</w:t>
      </w:r>
      <w:r>
        <w:t xml:space="preserve"> prekrytie stredn</w:t>
      </w:r>
      <w:r w:rsidR="00F51243">
        <w:t>á</w:t>
      </w:r>
      <w:r>
        <w:t xml:space="preserve"> rot</w:t>
      </w:r>
      <w:r w:rsidR="00F51243">
        <w:t>á</w:t>
      </w:r>
      <w:r>
        <w:t xml:space="preserve">cia </w:t>
      </w:r>
      <w:r w:rsidR="00F51243">
        <w:t>ž</w:t>
      </w:r>
      <w:r>
        <w:t>iadny sklon</w:t>
      </w:r>
    </w:p>
    <w:p w:rsidR="009360B7" w:rsidRDefault="009360B7" w:rsidP="00C51D8E">
      <w:r>
        <w:t>7 – stredn</w:t>
      </w:r>
      <w:r w:rsidR="00F51243">
        <w:t>é</w:t>
      </w:r>
      <w:r>
        <w:t xml:space="preserve"> prekerytie stredn</w:t>
      </w:r>
      <w:r w:rsidR="00F51243">
        <w:t>á</w:t>
      </w:r>
      <w:r>
        <w:t xml:space="preserve"> rotacia mal</w:t>
      </w:r>
      <w:r w:rsidR="00F51243">
        <w:t>ý</w:t>
      </w:r>
      <w:r>
        <w:t xml:space="preserve"> sklon</w:t>
      </w:r>
    </w:p>
    <w:p w:rsidR="009360B7" w:rsidRDefault="009360B7" w:rsidP="00C51D8E">
      <w:r>
        <w:t>8 – stredn</w:t>
      </w:r>
      <w:r w:rsidR="00F51243">
        <w:t>é</w:t>
      </w:r>
      <w:r>
        <w:t xml:space="preserve"> prekerytie mal</w:t>
      </w:r>
      <w:r w:rsidR="00F51243">
        <w:t>á</w:t>
      </w:r>
      <w:r>
        <w:t xml:space="preserve"> rot</w:t>
      </w:r>
      <w:r w:rsidR="00F51243">
        <w:t>á</w:t>
      </w:r>
      <w:r>
        <w:t xml:space="preserve">cia </w:t>
      </w:r>
      <w:r w:rsidR="00F51243">
        <w:t>ž</w:t>
      </w:r>
      <w:r>
        <w:t>iadny sklon</w:t>
      </w:r>
    </w:p>
    <w:p w:rsidR="009360B7" w:rsidRDefault="009360B7" w:rsidP="00C51D8E">
      <w:r>
        <w:t xml:space="preserve">9 – </w:t>
      </w:r>
      <w:r w:rsidR="00A86783" w:rsidRPr="00A86783">
        <w:t>malé prekrytie žiadna rotácia žiadny sklon</w:t>
      </w:r>
    </w:p>
    <w:p w:rsidR="00A86783" w:rsidRDefault="00A86783" w:rsidP="00C51D8E">
      <w:r>
        <w:t xml:space="preserve">10 – </w:t>
      </w:r>
      <w:r w:rsidRPr="00A86783">
        <w:t>malé prekrytie žiadna rotácia malý sklon</w:t>
      </w:r>
    </w:p>
    <w:p w:rsidR="00A86783" w:rsidRDefault="00A86783" w:rsidP="00C51D8E">
      <w:r>
        <w:t xml:space="preserve">11 – </w:t>
      </w:r>
      <w:r w:rsidRPr="00A86783">
        <w:t>malé prekrytie stredná rotácia žiadny sklon</w:t>
      </w:r>
    </w:p>
    <w:p w:rsidR="00A86783" w:rsidRPr="00C51D8E" w:rsidRDefault="00A86783" w:rsidP="00C51D8E">
      <w:r>
        <w:t xml:space="preserve">12 - </w:t>
      </w:r>
      <w:r w:rsidRPr="00A86783">
        <w:t>malé prekrytie malá rotácia žiadny sklon</w:t>
      </w:r>
    </w:p>
    <w:p w:rsidR="00AD5D86" w:rsidRDefault="00AD5D86" w:rsidP="00AD5D86">
      <w:pPr>
        <w:pStyle w:val="Heading2"/>
        <w:numPr>
          <w:ilvl w:val="1"/>
          <w:numId w:val="1"/>
        </w:numPr>
      </w:pPr>
      <w:bookmarkStart w:id="16" w:name="_Toc485311697"/>
      <w:r>
        <w:t>Vyhodnocovanie</w:t>
      </w:r>
      <w:bookmarkEnd w:id="16"/>
    </w:p>
    <w:p w:rsidR="00B11B8B" w:rsidRDefault="00AD5D86" w:rsidP="00B11B8B">
      <w:pPr>
        <w:ind w:firstLine="708"/>
        <w:jc w:val="both"/>
      </w:pPr>
      <w:r>
        <w:t>Kv</w:t>
      </w:r>
      <w:r w:rsidR="00F51243">
        <w:t>al</w:t>
      </w:r>
      <w:r>
        <w:t>itu spojenia posudzujeme porovnaním textu, ktorý získame pomocou nástroja OCR</w:t>
      </w:r>
      <w:r w:rsidR="00E06098">
        <w:t xml:space="preserve"> Tesseract</w:t>
      </w:r>
      <w:sdt>
        <w:sdtPr>
          <w:id w:val="87202805"/>
          <w:citation/>
        </w:sdtPr>
        <w:sdtEndPr/>
        <w:sdtContent>
          <w:r w:rsidR="00B11B8B">
            <w:fldChar w:fldCharType="begin"/>
          </w:r>
          <w:r w:rsidR="00B11B8B">
            <w:instrText xml:space="preserve"> CITATION Tes \l 1051 </w:instrText>
          </w:r>
          <w:r w:rsidR="00B11B8B">
            <w:fldChar w:fldCharType="separate"/>
          </w:r>
          <w:r w:rsidR="00B11B8B">
            <w:rPr>
              <w:noProof/>
            </w:rPr>
            <w:t xml:space="preserve"> (4)</w:t>
          </w:r>
          <w:r w:rsidR="00B11B8B">
            <w:fldChar w:fldCharType="end"/>
          </w:r>
        </w:sdtContent>
      </w:sdt>
      <w:r w:rsidR="00ED7ABC">
        <w:t xml:space="preserve"> z popájaných snímok</w:t>
      </w:r>
      <w:r>
        <w:t xml:space="preserve">. </w:t>
      </w:r>
      <w:r w:rsidR="00E06098">
        <w:t>Za grandTruth text budeme považovať  text získaný zo súbor</w:t>
      </w:r>
      <w:r w:rsidR="00D96D6C">
        <w:t>u</w:t>
      </w:r>
      <w:r w:rsidR="00E06098">
        <w:t xml:space="preserve"> grandTruth.jpg.txt</w:t>
      </w:r>
      <w:r>
        <w:t>.</w:t>
      </w:r>
      <w:r w:rsidR="00D96D6C">
        <w:t xml:space="preserve"> </w:t>
      </w:r>
      <w:r w:rsidR="00ED7ABC">
        <w:t xml:space="preserve">V tomto súbore sa nachádza text ktorý sa nachádza v dokumente na ktorom sú testované spoje. </w:t>
      </w:r>
    </w:p>
    <w:p w:rsidR="00AD5D86" w:rsidRDefault="00ED7ABC" w:rsidP="00B11B8B">
      <w:pPr>
        <w:ind w:firstLine="708"/>
        <w:jc w:val="both"/>
      </w:pPr>
      <w:r>
        <w:t>S týmto prístupom si však do testov zavádzame istú mieru chyby, nakoľko nástroj OCR nie je dokonalý – aj pri dokonalom spojení sa môže stať že poronávané texty sa nebudú zhodovať</w:t>
      </w:r>
      <w:r w:rsidR="00B11B8B">
        <w:t>(Napr. OCR prečíta namiesto písmenka o číslo 0)</w:t>
      </w:r>
      <w:r>
        <w:t>. Z tohto dôvodu je pri každ</w:t>
      </w:r>
      <w:r w:rsidR="00B11B8B">
        <w:t>ej</w:t>
      </w:r>
      <w:r>
        <w:t xml:space="preserve"> </w:t>
      </w:r>
      <w:r w:rsidR="00B11B8B">
        <w:t>tabuľke</w:t>
      </w:r>
      <w:r>
        <w:t xml:space="preserve"> uvedený údaj</w:t>
      </w:r>
      <w:r w:rsidR="00B11B8B">
        <w:t xml:space="preserve"> v ľavom hornom rohu </w:t>
      </w:r>
      <w:r>
        <w:t>reprezentujúci percentuálnu zhodu skutočného textu s</w:t>
      </w:r>
      <w:r w:rsidR="00B11B8B">
        <w:t> textom získaným OCR na ideálnej snímke.</w:t>
      </w:r>
    </w:p>
    <w:p w:rsidR="00B11B8B" w:rsidRPr="00B11B8B" w:rsidRDefault="00B11B8B" w:rsidP="00B11B8B">
      <w:pPr>
        <w:pStyle w:val="Heading3"/>
      </w:pPr>
      <w:r>
        <w:t>Porovnávanie textov</w:t>
      </w:r>
    </w:p>
    <w:p w:rsidR="004972E8" w:rsidRDefault="00AD5D86" w:rsidP="005866F1">
      <w:pPr>
        <w:ind w:firstLine="360"/>
        <w:jc w:val="both"/>
      </w:pPr>
      <w:r>
        <w:t xml:space="preserve">Jednotlivé texty sú porovnávané </w:t>
      </w:r>
      <w:r w:rsidR="00081FC3">
        <w:t xml:space="preserve">na základe </w:t>
      </w:r>
      <w:r w:rsidR="008D2946">
        <w:t xml:space="preserve">Levenštejnovej </w:t>
      </w:r>
      <w:r w:rsidR="00081FC3">
        <w:t>vzdialenosti.</w:t>
      </w:r>
      <w:r w:rsidR="004972E8">
        <w:t xml:space="preserve"> Levenštejnova vzdialenosť medzi textom t1 a textom t2 je počet vkladaní, mazaní a výmen znakov ktoré musíme urobiť na texte t1 aby sme dostali text t2. (</w:t>
      </w:r>
      <w:r w:rsidR="005866F1">
        <w:t>N</w:t>
      </w:r>
      <w:r w:rsidR="004972E8">
        <w:t>apríklad vzdialenonsť medzi textami „strom“ a „dom“ je rovná 3 – vymažeme „s“ následne „t“ a vymeníme „r“ za „d“).</w:t>
      </w:r>
    </w:p>
    <w:p w:rsidR="004972E8" w:rsidRDefault="004972E8" w:rsidP="00D96D6C">
      <w:pPr>
        <w:jc w:val="both"/>
      </w:pPr>
    </w:p>
    <w:p w:rsidR="00AD5D86" w:rsidRDefault="004972E8" w:rsidP="009F52B3">
      <w:pPr>
        <w:ind w:firstLine="360"/>
        <w:jc w:val="both"/>
      </w:pPr>
      <w:r>
        <w:lastRenderedPageBreak/>
        <w:t xml:space="preserve">Avšak vzdialenosť sama o sebe nie je vhodným ukazovateľom </w:t>
      </w:r>
      <w:r w:rsidR="005866F1">
        <w:t>ako</w:t>
      </w:r>
      <w:r>
        <w:t xml:space="preserve"> sú texty zhodné ( levenštejnova vzdialenost rovná 3 je výborná ak porovnávame romány, zlá</w:t>
      </w:r>
      <w:r w:rsidR="009F52B3">
        <w:t xml:space="preserve"> ak porovnávame iba slová</w:t>
      </w:r>
      <w:r>
        <w:t xml:space="preserve"> ).</w:t>
      </w:r>
      <w:r w:rsidR="009F52B3">
        <w:t xml:space="preserve"> Preto je potreba ju normalizovať. Normalizácia je jednoduchá – stačí vydeliť vzdialenosť dĺžkou dlhšieho porovnávaného textu a výsledkok odčítať od 1. Touto normalizáciou dostaneme číslo z intervalu &lt;0,1&gt; kde 0 znamená že texty sú úplne odlišné a 1 - texty sú zhodné. Toto číslo nazveme nromalizovanou podobnosťou.</w:t>
      </w:r>
    </w:p>
    <w:p w:rsidR="009F52B3" w:rsidRDefault="009F52B3" w:rsidP="009F52B3">
      <w:pPr>
        <w:ind w:firstLine="360"/>
        <w:jc w:val="both"/>
      </w:pPr>
      <w:r>
        <w:t xml:space="preserve">V tabuľkách sú uvedené percetnuálne hodnoty zhody textov – normalizovaná podobnosť vynásobená číslom 100. </w:t>
      </w:r>
    </w:p>
    <w:p w:rsidR="00C51D8E" w:rsidRDefault="00C51D8E" w:rsidP="00C51D8E">
      <w:pPr>
        <w:pStyle w:val="Heading1"/>
        <w:numPr>
          <w:ilvl w:val="0"/>
          <w:numId w:val="1"/>
        </w:numPr>
      </w:pPr>
      <w:bookmarkStart w:id="17" w:name="_Toc485311698"/>
      <w:r>
        <w:t>Testy</w:t>
      </w:r>
      <w:bookmarkEnd w:id="17"/>
    </w:p>
    <w:p w:rsidR="00C51D8E" w:rsidRDefault="00C51D8E" w:rsidP="00C51D8E">
      <w:r>
        <w:t xml:space="preserve">Parametrov algoritmu spájania viacerých snímok je 11, a nebude možné nájsť  optimálne parametre kombinovaním rôznych hodnôt týchto parametrov. </w:t>
      </w:r>
    </w:p>
    <w:p w:rsidR="00A327B9" w:rsidRDefault="00A327B9" w:rsidP="00A327B9">
      <w:pPr>
        <w:pStyle w:val="Heading2"/>
        <w:numPr>
          <w:ilvl w:val="1"/>
          <w:numId w:val="1"/>
        </w:numPr>
      </w:pPr>
      <w:bookmarkStart w:id="18" w:name="_Toc485311699"/>
      <w:r>
        <w:t xml:space="preserve">Zisťovanie </w:t>
      </w:r>
      <w:r w:rsidR="008C35CB">
        <w:t>vhodných</w:t>
      </w:r>
      <w:r>
        <w:t xml:space="preserve"> parametrov</w:t>
      </w:r>
      <w:bookmarkEnd w:id="18"/>
    </w:p>
    <w:p w:rsidR="00F51A86" w:rsidRDefault="00E06098" w:rsidP="00A327B9">
      <w:r>
        <w:t>Pre začiatok sa</w:t>
      </w:r>
      <w:r w:rsidR="008C35CB">
        <w:t xml:space="preserve"> zameriame na</w:t>
      </w:r>
      <w:r>
        <w:t xml:space="preserve"> </w:t>
      </w:r>
      <w:r w:rsidR="00A327B9">
        <w:t>počet iterácií RANSACu.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93160A" w:rsidTr="00A86783">
        <w:tc>
          <w:tcPr>
            <w:tcW w:w="887" w:type="dxa"/>
          </w:tcPr>
          <w:p w:rsidR="0093160A" w:rsidRPr="00D96D6C" w:rsidRDefault="00D96D6C" w:rsidP="00A327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Gt: </w:t>
            </w:r>
            <w:r w:rsidR="009F52B3" w:rsidRPr="009F52B3">
              <w:rPr>
                <w:sz w:val="16"/>
                <w:szCs w:val="16"/>
              </w:rPr>
              <w:t>96.27</w:t>
            </w:r>
            <w:r>
              <w:rPr>
                <w:sz w:val="16"/>
                <w:szCs w:val="16"/>
              </w:rPr>
              <w:t>%</w:t>
            </w:r>
          </w:p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1500</w:t>
            </w:r>
          </w:p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93160A" w:rsidTr="0093160A">
        <w:tc>
          <w:tcPr>
            <w:tcW w:w="887" w:type="dxa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93160A" w:rsidRPr="009360B7" w:rsidRDefault="0093160A" w:rsidP="00A327B9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327B9">
            <w:r w:rsidRPr="009360B7">
              <w:t>Cas</w:t>
            </w:r>
          </w:p>
          <w:p w:rsidR="0093160A" w:rsidRPr="009360B7" w:rsidRDefault="0093160A" w:rsidP="00A327B9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[%]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Cas [ms]</w:t>
            </w:r>
          </w:p>
        </w:tc>
      </w:tr>
      <w:tr w:rsidR="0093160A" w:rsidTr="0093160A">
        <w:tc>
          <w:tcPr>
            <w:tcW w:w="887" w:type="dxa"/>
            <w:shd w:val="clear" w:color="auto" w:fill="D99594" w:themeFill="accent2" w:themeFillTint="99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84.64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86909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84.38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87469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84.17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83.04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86940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82.54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81.07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9157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9235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9095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9017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9048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2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3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4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7925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7894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7956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5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8471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81.42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62.81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6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69.88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7847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7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93.24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8236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8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7161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9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6864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6958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10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11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7488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7472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93160A" w:rsidRPr="009360B7" w:rsidRDefault="0093160A" w:rsidP="009F52B3">
            <w:pPr>
              <w:keepNext/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3A2A75" w:rsidRDefault="009F52B3" w:rsidP="009F52B3">
      <w:pPr>
        <w:pStyle w:val="Caption"/>
      </w:pPr>
      <w:bookmarkStart w:id="19" w:name="_Ref485744886"/>
      <w:r>
        <w:t xml:space="preserve">Tabuľka </w:t>
      </w:r>
      <w:r w:rsidR="00273385">
        <w:fldChar w:fldCharType="begin"/>
      </w:r>
      <w:r w:rsidR="00273385">
        <w:instrText xml:space="preserve"> SEQ Tabuľka \* ARABIC </w:instrText>
      </w:r>
      <w:r w:rsidR="00273385">
        <w:fldChar w:fldCharType="separate"/>
      </w:r>
      <w:r w:rsidR="00471300">
        <w:rPr>
          <w:noProof/>
        </w:rPr>
        <w:t>1</w:t>
      </w:r>
      <w:r w:rsidR="00273385">
        <w:rPr>
          <w:noProof/>
        </w:rPr>
        <w:fldChar w:fldCharType="end"/>
      </w:r>
      <w:bookmarkEnd w:id="19"/>
    </w:p>
    <w:p w:rsidR="009F52B3" w:rsidRDefault="009F52B3" w:rsidP="00A327B9"/>
    <w:p w:rsidR="009F52B3" w:rsidRDefault="009F52B3" w:rsidP="00A327B9"/>
    <w:p w:rsidR="009F52B3" w:rsidRDefault="009F52B3" w:rsidP="00A327B9"/>
    <w:p w:rsidR="009F52B3" w:rsidRDefault="009F52B3" w:rsidP="00A327B9"/>
    <w:p w:rsidR="009F52B3" w:rsidRDefault="009F52B3" w:rsidP="00A327B9"/>
    <w:p w:rsidR="009F52B3" w:rsidRDefault="009F52B3" w:rsidP="00A327B9"/>
    <w:p w:rsidR="00E87256" w:rsidRDefault="00E87256" w:rsidP="00A327B9"/>
    <w:p w:rsidR="005866F1" w:rsidRDefault="005866F1" w:rsidP="00A327B9">
      <w:bookmarkStart w:id="20" w:name="_GoBack"/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673"/>
        <w:gridCol w:w="725"/>
        <w:gridCol w:w="673"/>
        <w:gridCol w:w="725"/>
        <w:gridCol w:w="673"/>
        <w:gridCol w:w="825"/>
      </w:tblGrid>
      <w:tr w:rsidR="00E87256" w:rsidRPr="0093160A" w:rsidTr="00DE1F00">
        <w:tc>
          <w:tcPr>
            <w:tcW w:w="778" w:type="dxa"/>
          </w:tcPr>
          <w:p w:rsidR="00E87256" w:rsidRDefault="00E87256" w:rsidP="00DE1F00">
            <w:r>
              <w:rPr>
                <w:sz w:val="16"/>
                <w:szCs w:val="16"/>
              </w:rPr>
              <w:lastRenderedPageBreak/>
              <w:t xml:space="preserve">Gt: </w:t>
            </w:r>
            <w:r w:rsidRPr="009F52B3">
              <w:rPr>
                <w:sz w:val="16"/>
                <w:szCs w:val="16"/>
              </w:rPr>
              <w:t>96.27</w:t>
            </w:r>
            <w:r>
              <w:rPr>
                <w:sz w:val="16"/>
                <w:szCs w:val="16"/>
              </w:rPr>
              <w:t>%</w:t>
            </w:r>
          </w:p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10 000</w:t>
            </w:r>
          </w:p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498" w:type="dxa"/>
            <w:gridSpan w:val="2"/>
            <w:shd w:val="clear" w:color="auto" w:fill="95B3D7" w:themeFill="accent1" w:themeFillTint="99"/>
          </w:tcPr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1000 000</w:t>
            </w:r>
          </w:p>
          <w:p w:rsidR="00E87256" w:rsidRPr="0093160A" w:rsidRDefault="00E87256" w:rsidP="00DE1F00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E87256" w:rsidRPr="009360B7" w:rsidTr="00DE1F00">
        <w:tc>
          <w:tcPr>
            <w:tcW w:w="778" w:type="dxa"/>
          </w:tcPr>
          <w:p w:rsidR="00E87256" w:rsidRPr="0093160A" w:rsidRDefault="00E87256" w:rsidP="00DE1F00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E87256" w:rsidRPr="009360B7" w:rsidRDefault="00E87256" w:rsidP="00DE1F00">
            <w:r w:rsidRPr="009360B7">
              <w:t xml:space="preserve"> [%]</w:t>
            </w:r>
          </w:p>
        </w:tc>
        <w:tc>
          <w:tcPr>
            <w:tcW w:w="723" w:type="dxa"/>
          </w:tcPr>
          <w:p w:rsidR="00E87256" w:rsidRPr="009360B7" w:rsidRDefault="00E87256" w:rsidP="00DE1F00">
            <w:r w:rsidRPr="009360B7">
              <w:t>Cas</w:t>
            </w:r>
          </w:p>
          <w:p w:rsidR="00E87256" w:rsidRPr="009360B7" w:rsidRDefault="00E87256" w:rsidP="00DE1F00">
            <w:r w:rsidRPr="009360B7">
              <w:t>[ms]</w:t>
            </w:r>
          </w:p>
        </w:tc>
        <w:tc>
          <w:tcPr>
            <w:tcW w:w="673" w:type="dxa"/>
          </w:tcPr>
          <w:p w:rsidR="00E87256" w:rsidRPr="009360B7" w:rsidRDefault="00E87256" w:rsidP="00DE1F00">
            <w:r w:rsidRPr="009360B7">
              <w:t xml:space="preserve"> [%]</w:t>
            </w:r>
          </w:p>
        </w:tc>
        <w:tc>
          <w:tcPr>
            <w:tcW w:w="725" w:type="dxa"/>
          </w:tcPr>
          <w:p w:rsidR="00E87256" w:rsidRPr="009360B7" w:rsidRDefault="00E87256" w:rsidP="00DE1F00">
            <w:r w:rsidRPr="009360B7">
              <w:t>Cas</w:t>
            </w:r>
          </w:p>
          <w:p w:rsidR="00E87256" w:rsidRPr="009360B7" w:rsidRDefault="00E87256" w:rsidP="00DE1F00">
            <w:r w:rsidRPr="009360B7">
              <w:t>[ms]</w:t>
            </w:r>
          </w:p>
        </w:tc>
        <w:tc>
          <w:tcPr>
            <w:tcW w:w="673" w:type="dxa"/>
          </w:tcPr>
          <w:p w:rsidR="00E87256" w:rsidRPr="009360B7" w:rsidRDefault="00E87256" w:rsidP="00DE1F00">
            <w:r w:rsidRPr="009360B7">
              <w:t xml:space="preserve"> [%]</w:t>
            </w:r>
          </w:p>
        </w:tc>
        <w:tc>
          <w:tcPr>
            <w:tcW w:w="725" w:type="dxa"/>
          </w:tcPr>
          <w:p w:rsidR="00E87256" w:rsidRPr="009360B7" w:rsidRDefault="00E87256" w:rsidP="00DE1F00">
            <w:r w:rsidRPr="009360B7">
              <w:t>Cas</w:t>
            </w:r>
          </w:p>
          <w:p w:rsidR="00E87256" w:rsidRPr="009360B7" w:rsidRDefault="00E87256" w:rsidP="00DE1F00">
            <w:r w:rsidRPr="009360B7">
              <w:t>[ms]</w:t>
            </w:r>
          </w:p>
        </w:tc>
        <w:tc>
          <w:tcPr>
            <w:tcW w:w="673" w:type="dxa"/>
          </w:tcPr>
          <w:p w:rsidR="00E87256" w:rsidRPr="009360B7" w:rsidRDefault="00E87256" w:rsidP="00DE1F00">
            <w:r w:rsidRPr="009360B7">
              <w:t xml:space="preserve"> [%]</w:t>
            </w:r>
          </w:p>
        </w:tc>
        <w:tc>
          <w:tcPr>
            <w:tcW w:w="825" w:type="dxa"/>
          </w:tcPr>
          <w:p w:rsidR="00E87256" w:rsidRPr="009360B7" w:rsidRDefault="00E87256" w:rsidP="00DE1F00">
            <w:r w:rsidRPr="009360B7">
              <w:t>Cas</w:t>
            </w:r>
          </w:p>
          <w:p w:rsidR="00E87256" w:rsidRPr="009360B7" w:rsidRDefault="00E87256" w:rsidP="00DE1F00">
            <w:r w:rsidRPr="009360B7">
              <w:t>[ms]</w:t>
            </w:r>
          </w:p>
        </w:tc>
      </w:tr>
      <w:tr w:rsidR="00E87256" w:rsidRPr="009360B7" w:rsidTr="00DE1F00">
        <w:tc>
          <w:tcPr>
            <w:tcW w:w="778" w:type="dxa"/>
            <w:shd w:val="clear" w:color="auto" w:fill="D99594" w:themeFill="accent2" w:themeFillTint="99"/>
          </w:tcPr>
          <w:p w:rsidR="00E87256" w:rsidRPr="0093160A" w:rsidRDefault="00E87256" w:rsidP="00DE1F00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90778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81.51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90708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81.31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93324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81.16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571861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1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10012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9532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9801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91.67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60854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2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8880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9124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84.45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8863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84.96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41652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3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8127</w:t>
            </w:r>
          </w:p>
        </w:tc>
        <w:tc>
          <w:tcPr>
            <w:tcW w:w="673" w:type="dxa"/>
          </w:tcPr>
          <w:p w:rsidR="00E87256" w:rsidRPr="00CF2CA9" w:rsidRDefault="00E87256" w:rsidP="00DE1F0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94.74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8414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95.03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60323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4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8125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8204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8462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78.75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58547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5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8796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83.63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8826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83.24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9056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82.55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44218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6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8103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8428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68.23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48829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7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8476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8625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8827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72497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8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7315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84.24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7402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7499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85.22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54799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9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84.42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7257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7399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86.78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50124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10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8113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52.16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7869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53.96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7955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52.26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38493</w:t>
            </w:r>
          </w:p>
        </w:tc>
      </w:tr>
      <w:tr w:rsidR="00E87256" w:rsidRPr="009360B7" w:rsidTr="00DE1F00">
        <w:tc>
          <w:tcPr>
            <w:tcW w:w="778" w:type="dxa"/>
          </w:tcPr>
          <w:p w:rsidR="00E87256" w:rsidRDefault="00E87256" w:rsidP="00DE1F00">
            <w:r>
              <w:t>11</w:t>
            </w:r>
          </w:p>
        </w:tc>
        <w:tc>
          <w:tcPr>
            <w:tcW w:w="70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7725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7639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5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673" w:type="dxa"/>
          </w:tcPr>
          <w:p w:rsidR="00E87256" w:rsidRPr="009360B7" w:rsidRDefault="00E87256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74.51</w:t>
            </w:r>
          </w:p>
        </w:tc>
        <w:tc>
          <w:tcPr>
            <w:tcW w:w="825" w:type="dxa"/>
          </w:tcPr>
          <w:p w:rsidR="00E87256" w:rsidRPr="009360B7" w:rsidRDefault="00E87256" w:rsidP="00DE1F00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41398</w:t>
            </w:r>
          </w:p>
        </w:tc>
      </w:tr>
    </w:tbl>
    <w:p w:rsidR="003626B3" w:rsidRDefault="00E87256" w:rsidP="005866F1">
      <w:pPr>
        <w:pStyle w:val="Caption"/>
      </w:pPr>
      <w:bookmarkStart w:id="21" w:name="_Ref485744899"/>
      <w:r>
        <w:t xml:space="preserve">Tabuľka </w:t>
      </w:r>
      <w:fldSimple w:instr=" SEQ Tabuľka \* ARABIC ">
        <w:r>
          <w:rPr>
            <w:noProof/>
          </w:rPr>
          <w:t>2</w:t>
        </w:r>
      </w:fldSimple>
      <w:bookmarkEnd w:id="21"/>
    </w:p>
    <w:p w:rsidR="003626B3" w:rsidRDefault="00E06098" w:rsidP="009B5180">
      <w:pPr>
        <w:jc w:val="both"/>
      </w:pPr>
      <w:r>
        <w:t>Z</w:t>
      </w:r>
      <w:r w:rsidR="00E87256">
        <w:t> </w:t>
      </w:r>
      <w:r>
        <w:t>testov</w:t>
      </w:r>
      <w:r w:rsidR="00E87256">
        <w:t xml:space="preserve"> </w:t>
      </w:r>
      <w:r w:rsidR="005866F1">
        <w:t>(</w:t>
      </w:r>
      <w:r w:rsidR="00E87256">
        <w:fldChar w:fldCharType="begin"/>
      </w:r>
      <w:r w:rsidR="00E87256">
        <w:instrText xml:space="preserve"> REF _Ref485744886 \h </w:instrText>
      </w:r>
      <w:r w:rsidR="00E87256">
        <w:fldChar w:fldCharType="separate"/>
      </w:r>
      <w:r w:rsidR="00E87256">
        <w:t xml:space="preserve">Tabuľka </w:t>
      </w:r>
      <w:r w:rsidR="00E87256">
        <w:rPr>
          <w:noProof/>
        </w:rPr>
        <w:t>1</w:t>
      </w:r>
      <w:r w:rsidR="00E87256">
        <w:fldChar w:fldCharType="end"/>
      </w:r>
      <w:r w:rsidR="00E87256">
        <w:t xml:space="preserve"> a </w:t>
      </w:r>
      <w:r w:rsidR="00E87256">
        <w:fldChar w:fldCharType="begin"/>
      </w:r>
      <w:r w:rsidR="00E87256">
        <w:instrText xml:space="preserve"> REF _Ref485744899 \h </w:instrText>
      </w:r>
      <w:r w:rsidR="00E87256">
        <w:fldChar w:fldCharType="separate"/>
      </w:r>
      <w:r w:rsidR="00E87256">
        <w:t xml:space="preserve">Tabuľka </w:t>
      </w:r>
      <w:r w:rsidR="00E87256">
        <w:rPr>
          <w:noProof/>
        </w:rPr>
        <w:t>2</w:t>
      </w:r>
      <w:r w:rsidR="00E87256">
        <w:fldChar w:fldCharType="end"/>
      </w:r>
      <w:r w:rsidR="005866F1">
        <w:t>)</w:t>
      </w:r>
      <w:r w:rsidR="00E87256">
        <w:t xml:space="preserve"> </w:t>
      </w:r>
      <w:r>
        <w:t xml:space="preserve"> je zrejmé že čím väčší je počet iterácií RANSACu tým lepšie bude výsledné spojenie. Avšak pri extrémnych hodnotách (nad 5000) už nezískavame žiadne významné zlepšenie.</w:t>
      </w:r>
      <w:r w:rsidR="006553B3">
        <w:t xml:space="preserve"> V ďalších testoch budeme využívať počet iterácií 3000, čo je dobrý kompromis medzi kvalitou spojenia a časom potrebným na spojenie.</w:t>
      </w:r>
    </w:p>
    <w:p w:rsidR="003626B3" w:rsidRDefault="003626B3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13"/>
        <w:gridCol w:w="723"/>
        <w:gridCol w:w="703"/>
        <w:gridCol w:w="723"/>
        <w:gridCol w:w="843"/>
        <w:gridCol w:w="878"/>
      </w:tblGrid>
      <w:tr w:rsidR="00E87256" w:rsidRPr="0093160A" w:rsidTr="00E87256">
        <w:tc>
          <w:tcPr>
            <w:tcW w:w="778" w:type="dxa"/>
          </w:tcPr>
          <w:p w:rsidR="00E87256" w:rsidRDefault="00E87256" w:rsidP="00A06CF9">
            <w:r>
              <w:rPr>
                <w:sz w:val="16"/>
                <w:szCs w:val="16"/>
              </w:rPr>
              <w:t xml:space="preserve">Gt: </w:t>
            </w:r>
            <w:r w:rsidRPr="009F52B3">
              <w:rPr>
                <w:sz w:val="16"/>
                <w:szCs w:val="16"/>
              </w:rPr>
              <w:t>96.27</w:t>
            </w:r>
            <w:r>
              <w:rPr>
                <w:sz w:val="16"/>
                <w:szCs w:val="16"/>
              </w:rPr>
              <w:t>%</w:t>
            </w:r>
          </w:p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B8678E" w:rsidRPr="0093160A" w:rsidRDefault="00B8678E" w:rsidP="00B8678E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B8678E" w:rsidRDefault="00B8678E" w:rsidP="00B8678E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E87256" w:rsidRPr="0093160A" w:rsidRDefault="00B8678E" w:rsidP="00B8678E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  <w:r w:rsidR="007F0B37">
              <w:rPr>
                <w:color w:val="000000" w:themeColor="text1"/>
                <w:sz w:val="16"/>
                <w:szCs w:val="16"/>
              </w:rPr>
              <w:t xml:space="preserve"> - default</w:t>
            </w:r>
          </w:p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E87256" w:rsidRPr="0093160A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E87256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E87256" w:rsidRPr="0093160A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2</w:t>
            </w:r>
          </w:p>
        </w:tc>
        <w:tc>
          <w:tcPr>
            <w:tcW w:w="1721" w:type="dxa"/>
            <w:gridSpan w:val="2"/>
            <w:shd w:val="clear" w:color="auto" w:fill="95B3D7" w:themeFill="accent1" w:themeFillTint="99"/>
          </w:tcPr>
          <w:p w:rsidR="00E87256" w:rsidRPr="0093160A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E87256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E87256" w:rsidRPr="0093160A" w:rsidRDefault="00E87256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3</w:t>
            </w:r>
          </w:p>
        </w:tc>
      </w:tr>
      <w:tr w:rsidR="00B8678E" w:rsidRPr="009360B7" w:rsidTr="00F55E13">
        <w:tc>
          <w:tcPr>
            <w:tcW w:w="778" w:type="dxa"/>
          </w:tcPr>
          <w:p w:rsidR="00B8678E" w:rsidRPr="0093160A" w:rsidRDefault="00B8678E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13" w:type="dxa"/>
          </w:tcPr>
          <w:p w:rsidR="00B8678E" w:rsidRPr="009360B7" w:rsidRDefault="00B8678E" w:rsidP="00DE1F00">
            <w:r w:rsidRPr="009360B7">
              <w:t xml:space="preserve"> [%]</w:t>
            </w:r>
          </w:p>
        </w:tc>
        <w:tc>
          <w:tcPr>
            <w:tcW w:w="713" w:type="dxa"/>
          </w:tcPr>
          <w:p w:rsidR="00B8678E" w:rsidRPr="009360B7" w:rsidRDefault="00B8678E" w:rsidP="00DE1F00">
            <w:r w:rsidRPr="009360B7">
              <w:t>Cas</w:t>
            </w:r>
          </w:p>
          <w:p w:rsidR="00B8678E" w:rsidRPr="009360B7" w:rsidRDefault="00B8678E" w:rsidP="00DE1F00">
            <w:r w:rsidRPr="009360B7">
              <w:t>[ms]</w:t>
            </w:r>
          </w:p>
        </w:tc>
        <w:tc>
          <w:tcPr>
            <w:tcW w:w="703" w:type="dxa"/>
          </w:tcPr>
          <w:p w:rsidR="00B8678E" w:rsidRPr="009360B7" w:rsidRDefault="00B8678E" w:rsidP="00A06CF9">
            <w:r w:rsidRPr="009360B7">
              <w:t xml:space="preserve"> [%]</w:t>
            </w:r>
          </w:p>
        </w:tc>
        <w:tc>
          <w:tcPr>
            <w:tcW w:w="723" w:type="dxa"/>
          </w:tcPr>
          <w:p w:rsidR="00B8678E" w:rsidRPr="009360B7" w:rsidRDefault="00B8678E" w:rsidP="00A06CF9">
            <w:r w:rsidRPr="009360B7">
              <w:t>Cas</w:t>
            </w:r>
          </w:p>
          <w:p w:rsidR="00B8678E" w:rsidRPr="009360B7" w:rsidRDefault="00B8678E" w:rsidP="00A06CF9">
            <w:r w:rsidRPr="009360B7">
              <w:t>[ms]</w:t>
            </w:r>
          </w:p>
        </w:tc>
        <w:tc>
          <w:tcPr>
            <w:tcW w:w="843" w:type="dxa"/>
          </w:tcPr>
          <w:p w:rsidR="00B8678E" w:rsidRPr="009360B7" w:rsidRDefault="00B8678E" w:rsidP="00A06CF9">
            <w:r w:rsidRPr="009360B7">
              <w:t xml:space="preserve"> [%]</w:t>
            </w:r>
          </w:p>
        </w:tc>
        <w:tc>
          <w:tcPr>
            <w:tcW w:w="878" w:type="dxa"/>
          </w:tcPr>
          <w:p w:rsidR="00B8678E" w:rsidRPr="009360B7" w:rsidRDefault="00B8678E" w:rsidP="00A06CF9">
            <w:r w:rsidRPr="009360B7">
              <w:t>Cas</w:t>
            </w:r>
          </w:p>
          <w:p w:rsidR="00B8678E" w:rsidRPr="009360B7" w:rsidRDefault="00B8678E" w:rsidP="00A06CF9">
            <w:r w:rsidRPr="009360B7">
              <w:t>[ms]</w:t>
            </w:r>
          </w:p>
        </w:tc>
      </w:tr>
      <w:tr w:rsidR="00B8678E" w:rsidRPr="009360B7" w:rsidTr="00E73D39">
        <w:tc>
          <w:tcPr>
            <w:tcW w:w="778" w:type="dxa"/>
            <w:shd w:val="clear" w:color="auto" w:fill="D99594" w:themeFill="accent2" w:themeFillTint="99"/>
          </w:tcPr>
          <w:p w:rsidR="00B8678E" w:rsidRPr="0093160A" w:rsidRDefault="00B8678E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13" w:type="dxa"/>
            <w:shd w:val="clear" w:color="auto" w:fill="D99594" w:themeFill="accent2" w:themeFillTint="99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13" w:type="dxa"/>
            <w:shd w:val="clear" w:color="auto" w:fill="D99594" w:themeFill="accent2" w:themeFillTint="99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90778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88187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B8678E" w:rsidRPr="009360B7" w:rsidRDefault="00B8678E" w:rsidP="001842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81.68</w:t>
            </w:r>
          </w:p>
        </w:tc>
        <w:tc>
          <w:tcPr>
            <w:tcW w:w="878" w:type="dxa"/>
            <w:shd w:val="clear" w:color="auto" w:fill="D99594" w:themeFill="accent2" w:themeFillTint="99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88906</w:t>
            </w:r>
          </w:p>
        </w:tc>
      </w:tr>
      <w:tr w:rsidR="00B8678E" w:rsidRPr="009360B7" w:rsidTr="00D33879">
        <w:tc>
          <w:tcPr>
            <w:tcW w:w="778" w:type="dxa"/>
          </w:tcPr>
          <w:p w:rsidR="00B8678E" w:rsidRDefault="00B8678E" w:rsidP="00A06CF9">
            <w:r>
              <w:t>1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10012</w:t>
            </w:r>
          </w:p>
        </w:tc>
        <w:tc>
          <w:tcPr>
            <w:tcW w:w="703" w:type="dxa"/>
          </w:tcPr>
          <w:p w:rsidR="00B8678E" w:rsidRPr="009360B7" w:rsidRDefault="00B8678E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92.70</w:t>
            </w:r>
          </w:p>
        </w:tc>
        <w:tc>
          <w:tcPr>
            <w:tcW w:w="723" w:type="dxa"/>
          </w:tcPr>
          <w:p w:rsidR="00B8678E" w:rsidRPr="009360B7" w:rsidRDefault="00B8678E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9251</w:t>
            </w:r>
          </w:p>
        </w:tc>
        <w:tc>
          <w:tcPr>
            <w:tcW w:w="843" w:type="dxa"/>
          </w:tcPr>
          <w:p w:rsidR="00B8678E" w:rsidRPr="009360B7" w:rsidRDefault="00B8678E" w:rsidP="00B30D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93.08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9937</w:t>
            </w:r>
          </w:p>
        </w:tc>
      </w:tr>
      <w:tr w:rsidR="00B8678E" w:rsidRPr="009360B7" w:rsidTr="00F9042E">
        <w:tc>
          <w:tcPr>
            <w:tcW w:w="778" w:type="dxa"/>
          </w:tcPr>
          <w:p w:rsidR="00B8678E" w:rsidRDefault="00B8678E" w:rsidP="00A06CF9">
            <w:r>
              <w:t>2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8880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82.16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8487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8518</w:t>
            </w:r>
          </w:p>
        </w:tc>
      </w:tr>
      <w:tr w:rsidR="00B8678E" w:rsidRPr="009360B7" w:rsidTr="00E810CA">
        <w:tc>
          <w:tcPr>
            <w:tcW w:w="778" w:type="dxa"/>
          </w:tcPr>
          <w:p w:rsidR="00B8678E" w:rsidRDefault="00B8678E" w:rsidP="00A06CF9">
            <w:r>
              <w:t>3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703" w:type="dxa"/>
          </w:tcPr>
          <w:p w:rsidR="00B8678E" w:rsidRPr="00CF2CA9" w:rsidRDefault="00B8678E" w:rsidP="00A06CF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95.65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8174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95.68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7925</w:t>
            </w:r>
          </w:p>
        </w:tc>
      </w:tr>
      <w:tr w:rsidR="00B8678E" w:rsidRPr="009360B7" w:rsidTr="005B769A">
        <w:tc>
          <w:tcPr>
            <w:tcW w:w="778" w:type="dxa"/>
          </w:tcPr>
          <w:p w:rsidR="00B8678E" w:rsidRDefault="00B8678E" w:rsidP="00A06CF9">
            <w:r>
              <w:t>4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8125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7971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8034</w:t>
            </w:r>
          </w:p>
        </w:tc>
      </w:tr>
      <w:tr w:rsidR="00B8678E" w:rsidRPr="009360B7" w:rsidTr="000474AF">
        <w:tc>
          <w:tcPr>
            <w:tcW w:w="778" w:type="dxa"/>
          </w:tcPr>
          <w:p w:rsidR="00B8678E" w:rsidRDefault="00B8678E" w:rsidP="00A06CF9">
            <w:r>
              <w:t>5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8796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8783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8674</w:t>
            </w:r>
          </w:p>
        </w:tc>
      </w:tr>
      <w:tr w:rsidR="00B8678E" w:rsidRPr="009360B7" w:rsidTr="00491434">
        <w:tc>
          <w:tcPr>
            <w:tcW w:w="778" w:type="dxa"/>
          </w:tcPr>
          <w:p w:rsidR="00B8678E" w:rsidRDefault="00B8678E" w:rsidP="00A06CF9">
            <w:r>
              <w:t>6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8109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7878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7894</w:t>
            </w:r>
          </w:p>
        </w:tc>
      </w:tr>
      <w:tr w:rsidR="00B8678E" w:rsidRPr="009360B7" w:rsidTr="001C0F1F">
        <w:tc>
          <w:tcPr>
            <w:tcW w:w="778" w:type="dxa"/>
          </w:tcPr>
          <w:p w:rsidR="00B8678E" w:rsidRDefault="00B8678E" w:rsidP="00A06CF9">
            <w:r>
              <w:t>7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8476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8269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</w:tr>
      <w:tr w:rsidR="00B8678E" w:rsidRPr="009360B7" w:rsidTr="00732FB1">
        <w:tc>
          <w:tcPr>
            <w:tcW w:w="778" w:type="dxa"/>
          </w:tcPr>
          <w:p w:rsidR="00B8678E" w:rsidRDefault="00B8678E" w:rsidP="00A06CF9">
            <w:r>
              <w:t>8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7315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7129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7301</w:t>
            </w:r>
          </w:p>
        </w:tc>
      </w:tr>
      <w:tr w:rsidR="00B8678E" w:rsidRPr="009360B7" w:rsidTr="00764E23">
        <w:tc>
          <w:tcPr>
            <w:tcW w:w="778" w:type="dxa"/>
          </w:tcPr>
          <w:p w:rsidR="00B8678E" w:rsidRDefault="00B8678E" w:rsidP="00A06CF9">
            <w:r>
              <w:t>9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7209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84.97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</w:tr>
      <w:tr w:rsidR="00B8678E" w:rsidRPr="009360B7" w:rsidTr="00F80FEA">
        <w:tc>
          <w:tcPr>
            <w:tcW w:w="778" w:type="dxa"/>
          </w:tcPr>
          <w:p w:rsidR="00B8678E" w:rsidRDefault="00B8678E" w:rsidP="00A06CF9">
            <w:r>
              <w:t>10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8113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7441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49.29</w:t>
            </w:r>
          </w:p>
        </w:tc>
        <w:tc>
          <w:tcPr>
            <w:tcW w:w="878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7675</w:t>
            </w:r>
          </w:p>
        </w:tc>
      </w:tr>
      <w:tr w:rsidR="00B8678E" w:rsidRPr="009360B7" w:rsidTr="007604D2">
        <w:tc>
          <w:tcPr>
            <w:tcW w:w="778" w:type="dxa"/>
          </w:tcPr>
          <w:p w:rsidR="00B8678E" w:rsidRDefault="00B8678E" w:rsidP="00A06CF9">
            <w:r>
              <w:t>11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13" w:type="dxa"/>
          </w:tcPr>
          <w:p w:rsidR="00B8678E" w:rsidRPr="009360B7" w:rsidRDefault="00B8678E" w:rsidP="00DE1F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7725</w:t>
            </w:r>
          </w:p>
        </w:tc>
        <w:tc>
          <w:tcPr>
            <w:tcW w:w="70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B8678E" w:rsidRPr="009360B7" w:rsidRDefault="00B8678E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878" w:type="dxa"/>
          </w:tcPr>
          <w:p w:rsidR="00B8678E" w:rsidRPr="009360B7" w:rsidRDefault="00B8678E" w:rsidP="009F52B3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7535</w:t>
            </w:r>
          </w:p>
        </w:tc>
      </w:tr>
    </w:tbl>
    <w:p w:rsidR="005843E6" w:rsidRDefault="009F52B3" w:rsidP="009F52B3">
      <w:pPr>
        <w:pStyle w:val="Caption"/>
      </w:pPr>
      <w:bookmarkStart w:id="22" w:name="_Ref485747495"/>
      <w:r>
        <w:t xml:space="preserve">Tabuľka </w:t>
      </w:r>
      <w:r w:rsidR="00273385">
        <w:fldChar w:fldCharType="begin"/>
      </w:r>
      <w:r w:rsidR="00273385">
        <w:instrText xml:space="preserve"> SEQ Tabuľka \* ARABIC </w:instrText>
      </w:r>
      <w:r w:rsidR="00273385">
        <w:fldChar w:fldCharType="separate"/>
      </w:r>
      <w:r w:rsidR="00471300">
        <w:rPr>
          <w:noProof/>
        </w:rPr>
        <w:t>3</w:t>
      </w:r>
      <w:r w:rsidR="00273385">
        <w:rPr>
          <w:noProof/>
        </w:rPr>
        <w:fldChar w:fldCharType="end"/>
      </w:r>
      <w:bookmarkEnd w:id="22"/>
    </w:p>
    <w:p w:rsidR="009B5180" w:rsidRDefault="009B5180" w:rsidP="005843E6">
      <w:r>
        <w:t>V tomto teste</w:t>
      </w:r>
      <w:r w:rsidR="005866F1">
        <w:t xml:space="preserve"> (</w:t>
      </w:r>
      <w:r w:rsidR="005866F1">
        <w:fldChar w:fldCharType="begin"/>
      </w:r>
      <w:r w:rsidR="005866F1">
        <w:instrText xml:space="preserve"> REF _Ref485747495 \h </w:instrText>
      </w:r>
      <w:r w:rsidR="005866F1">
        <w:fldChar w:fldCharType="separate"/>
      </w:r>
      <w:r w:rsidR="005866F1">
        <w:t xml:space="preserve">Tabuľka </w:t>
      </w:r>
      <w:r w:rsidR="005866F1">
        <w:rPr>
          <w:noProof/>
        </w:rPr>
        <w:t>3</w:t>
      </w:r>
      <w:r w:rsidR="005866F1">
        <w:fldChar w:fldCharType="end"/>
      </w:r>
      <w:r w:rsidR="005866F1">
        <w:t>)</w:t>
      </w:r>
      <w:r>
        <w:t xml:space="preserve"> sme pozorovali ako vplýva inlier treshold v RANSACU na spájanie. Zistili sme že že bude najlepšie ponechať defautlnú hodnotu 1</w:t>
      </w:r>
      <w:r w:rsidR="005866F1">
        <w:t xml:space="preserve"> pixel.</w:t>
      </w:r>
    </w:p>
    <w:p w:rsidR="009F52B3" w:rsidRDefault="009F52B3" w:rsidP="005843E6"/>
    <w:p w:rsidR="005866F1" w:rsidRDefault="005866F1" w:rsidP="005843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A06CF9" w:rsidTr="00F51243">
        <w:tc>
          <w:tcPr>
            <w:tcW w:w="887" w:type="dxa"/>
          </w:tcPr>
          <w:p w:rsidR="00A06CF9" w:rsidRDefault="00471300" w:rsidP="00A06CF9">
            <w:r>
              <w:rPr>
                <w:sz w:val="16"/>
                <w:szCs w:val="16"/>
              </w:rPr>
              <w:t xml:space="preserve">Gt: </w:t>
            </w:r>
            <w:r w:rsidRPr="009F52B3">
              <w:rPr>
                <w:sz w:val="16"/>
                <w:szCs w:val="16"/>
              </w:rPr>
              <w:t>96.27</w:t>
            </w:r>
            <w:r>
              <w:rPr>
                <w:sz w:val="16"/>
                <w:szCs w:val="16"/>
              </w:rPr>
              <w:t>%</w:t>
            </w:r>
          </w:p>
        </w:tc>
        <w:tc>
          <w:tcPr>
            <w:tcW w:w="1521" w:type="dxa"/>
            <w:gridSpan w:val="2"/>
            <w:shd w:val="clear" w:color="auto" w:fill="95B3D7" w:themeFill="accent1" w:themeFillTint="99"/>
            <w:vAlign w:val="center"/>
          </w:tcPr>
          <w:p w:rsidR="00A06CF9" w:rsidRPr="0093160A" w:rsidRDefault="00A06CF9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0.1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  <w:vAlign w:val="center"/>
          </w:tcPr>
          <w:p w:rsidR="00A06CF9" w:rsidRPr="0093160A" w:rsidRDefault="00A06CF9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0.3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  <w:vAlign w:val="center"/>
          </w:tcPr>
          <w:p w:rsidR="005D177D" w:rsidRPr="0093160A" w:rsidRDefault="005D177D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  <w:vAlign w:val="center"/>
          </w:tcPr>
          <w:p w:rsidR="001155ED" w:rsidRPr="0093160A" w:rsidRDefault="001155ED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  <w:vAlign w:val="center"/>
          </w:tcPr>
          <w:p w:rsidR="001155ED" w:rsidRPr="0093160A" w:rsidRDefault="001155ED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  <w:vAlign w:val="center"/>
          </w:tcPr>
          <w:p w:rsidR="00845BCA" w:rsidRPr="0093160A" w:rsidRDefault="00845BCA" w:rsidP="00F51243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A06CF9" w:rsidTr="00A06CF9">
        <w:tc>
          <w:tcPr>
            <w:tcW w:w="887" w:type="dxa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lastRenderedPageBreak/>
              <w:t>dataset</w:t>
            </w:r>
          </w:p>
        </w:tc>
        <w:tc>
          <w:tcPr>
            <w:tcW w:w="747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[%]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Cas [ms]</w:t>
            </w:r>
          </w:p>
        </w:tc>
      </w:tr>
      <w:tr w:rsidR="00A06CF9" w:rsidTr="00A06CF9">
        <w:tc>
          <w:tcPr>
            <w:tcW w:w="887" w:type="dxa"/>
            <w:shd w:val="clear" w:color="auto" w:fill="D99594" w:themeFill="accent2" w:themeFillTint="99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81.93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88684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75046A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</w:t>
            </w:r>
            <w:r w:rsidR="0075046A">
              <w:rPr>
                <w:sz w:val="20"/>
                <w:szCs w:val="20"/>
              </w:rPr>
              <w:t>490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5D177D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87562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10030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9303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9408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2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3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94.66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</w:t>
            </w:r>
            <w:r w:rsidR="005D177D">
              <w:rPr>
                <w:sz w:val="20"/>
                <w:szCs w:val="20"/>
              </w:rPr>
              <w:t>894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4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9094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5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6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7846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46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7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84.33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7223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8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7191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7176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9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54.91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7456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10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7581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62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7485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7286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7332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A06CF9" w:rsidRPr="009360B7" w:rsidRDefault="00A06CF9" w:rsidP="00471300">
            <w:pPr>
              <w:keepNext/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5843E6" w:rsidRDefault="00471300" w:rsidP="00471300">
      <w:pPr>
        <w:pStyle w:val="Caption"/>
      </w:pPr>
      <w:bookmarkStart w:id="23" w:name="_Ref485747527"/>
      <w:r>
        <w:t xml:space="preserve">Tabuľka </w:t>
      </w:r>
      <w:r w:rsidR="00273385">
        <w:fldChar w:fldCharType="begin"/>
      </w:r>
      <w:r w:rsidR="00273385">
        <w:instrText xml:space="preserve"> SEQ Tabuľka \* ARABIC </w:instrText>
      </w:r>
      <w:r w:rsidR="00273385">
        <w:fldChar w:fldCharType="separate"/>
      </w:r>
      <w:r>
        <w:rPr>
          <w:noProof/>
        </w:rPr>
        <w:t>4</w:t>
      </w:r>
      <w:r w:rsidR="00273385">
        <w:rPr>
          <w:noProof/>
        </w:rPr>
        <w:fldChar w:fldCharType="end"/>
      </w:r>
      <w:bookmarkEnd w:id="23"/>
    </w:p>
    <w:p w:rsidR="008C35CB" w:rsidRDefault="008C35CB" w:rsidP="00E03E0D">
      <w:pPr>
        <w:jc w:val="both"/>
      </w:pPr>
      <w:r>
        <w:t>V tomto teste</w:t>
      </w:r>
      <w:r w:rsidR="005866F1">
        <w:t xml:space="preserve"> (</w:t>
      </w:r>
      <w:r w:rsidR="005866F1">
        <w:fldChar w:fldCharType="begin"/>
      </w:r>
      <w:r w:rsidR="005866F1">
        <w:instrText xml:space="preserve"> REF _Ref485747527 \h </w:instrText>
      </w:r>
      <w:r w:rsidR="005866F1">
        <w:fldChar w:fldCharType="separate"/>
      </w:r>
      <w:r w:rsidR="005866F1">
        <w:t xml:space="preserve">Tabuľka </w:t>
      </w:r>
      <w:r w:rsidR="005866F1">
        <w:rPr>
          <w:noProof/>
        </w:rPr>
        <w:t>4</w:t>
      </w:r>
      <w:r w:rsidR="005866F1">
        <w:fldChar w:fldCharType="end"/>
      </w:r>
      <w:r w:rsidR="005866F1">
        <w:t>)</w:t>
      </w:r>
      <w:r>
        <w:t xml:space="preserve"> sme pozorovali </w:t>
      </w:r>
      <w:r w:rsidR="00D23661">
        <w:t xml:space="preserve">aký vpliv má výška tolerancie chyby medzi dvoma feature bodmy na výsledok spájania. Príliš nízka tolerancia ma za následok veľkú prísnosť, a teda sa v mnohých prípadoch stáva že sa pre zdrojový feature bod nenájde žiadny potenciálny bod pre match. </w:t>
      </w:r>
      <w:r w:rsidR="008D2946">
        <w:t>P</w:t>
      </w:r>
      <w:r w:rsidR="00D23661">
        <w:t>ri malej prísnosti – veľkom čísle – sa nájde bodov pre match mnoho, a z nich sa vyberá najlepší</w:t>
      </w:r>
      <w:r w:rsidR="00E03E0D">
        <w:t>. Pre spájanie je najlepšie vypnúť tent</w:t>
      </w:r>
      <w:r w:rsidR="008D2946">
        <w:t>o</w:t>
      </w:r>
      <w:r w:rsidR="00E03E0D">
        <w:t xml:space="preserve"> filter feature bodov (hodnota Double.MAX_VALUE).</w:t>
      </w:r>
    </w:p>
    <w:p w:rsidR="00845BCA" w:rsidRDefault="00845BCA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BB242B" w:rsidTr="00BB242B">
        <w:tc>
          <w:tcPr>
            <w:tcW w:w="887" w:type="dxa"/>
          </w:tcPr>
          <w:p w:rsidR="00BB242B" w:rsidRDefault="00471300" w:rsidP="00BB242B">
            <w:r>
              <w:rPr>
                <w:sz w:val="16"/>
                <w:szCs w:val="16"/>
              </w:rPr>
              <w:t xml:space="preserve">Gt: </w:t>
            </w:r>
            <w:r w:rsidRPr="009F52B3">
              <w:rPr>
                <w:sz w:val="16"/>
                <w:szCs w:val="16"/>
              </w:rPr>
              <w:t>96.27</w:t>
            </w:r>
            <w:r>
              <w:rPr>
                <w:sz w:val="16"/>
                <w:szCs w:val="16"/>
              </w:rPr>
              <w:t>%</w:t>
            </w:r>
          </w:p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A0D13">
              <w:rPr>
                <w:color w:val="000000" w:themeColor="text1"/>
                <w:sz w:val="16"/>
                <w:szCs w:val="16"/>
              </w:rPr>
              <w:t>5000</w:t>
            </w:r>
          </w:p>
          <w:p w:rsidR="00BB242B" w:rsidRDefault="005866F1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5866F1" w:rsidRPr="0093160A" w:rsidRDefault="005866F1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5D5DD8">
              <w:rPr>
                <w:color w:val="000000" w:themeColor="text1"/>
                <w:sz w:val="16"/>
                <w:szCs w:val="16"/>
              </w:rPr>
              <w:t>4000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BB242B" w:rsidRPr="0093160A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BB242B" w:rsidRPr="0093160A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2000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BB242B" w:rsidRPr="0093160A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E63618">
              <w:rPr>
                <w:color w:val="000000" w:themeColor="text1"/>
                <w:sz w:val="16"/>
                <w:szCs w:val="16"/>
              </w:rPr>
              <w:t>1000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5866F1" w:rsidRPr="0093160A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973D6">
              <w:rPr>
                <w:color w:val="000000" w:themeColor="text1"/>
                <w:sz w:val="16"/>
                <w:szCs w:val="16"/>
              </w:rPr>
              <w:t>500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Ransac 3000</w:t>
            </w:r>
          </w:p>
          <w:p w:rsidR="005866F1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1</w:t>
            </w:r>
          </w:p>
          <w:p w:rsidR="005866F1" w:rsidRPr="0093160A" w:rsidRDefault="005866F1" w:rsidP="005866F1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E63618" w:rsidTr="00BB242B">
        <w:tc>
          <w:tcPr>
            <w:tcW w:w="887" w:type="dxa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[%]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Cas [ms]</w:t>
            </w:r>
          </w:p>
        </w:tc>
      </w:tr>
      <w:tr w:rsidR="00E63618" w:rsidTr="00BB242B">
        <w:tc>
          <w:tcPr>
            <w:tcW w:w="887" w:type="dxa"/>
            <w:shd w:val="clear" w:color="auto" w:fill="D99594" w:themeFill="accent2" w:themeFillTint="99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80.89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72464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54649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36816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78.21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19093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10328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7785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5663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2386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2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8767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83.79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7083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82.74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3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8234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</w:t>
            </w:r>
            <w:r w:rsidR="005D5DD8">
              <w:rPr>
                <w:sz w:val="20"/>
                <w:szCs w:val="20"/>
              </w:rPr>
              <w:t>0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5086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3260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2075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4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81.05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6603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4774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1498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5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82.41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3526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1794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6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6552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70.09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4930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3229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1544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7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94.19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6646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1529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8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7160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85.72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5772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4431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84.04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3042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82.95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9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</w:t>
            </w:r>
            <w:r w:rsidR="005D5DD8">
              <w:rPr>
                <w:sz w:val="20"/>
                <w:szCs w:val="20"/>
              </w:rPr>
              <w:t>65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85.50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2964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1450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10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49.82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3432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27.04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2512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11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7363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</w:t>
            </w:r>
            <w:r w:rsidR="005D5DD8">
              <w:rPr>
                <w:sz w:val="20"/>
                <w:szCs w:val="20"/>
              </w:rPr>
              <w:t>15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741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64.38</w:t>
            </w:r>
          </w:p>
        </w:tc>
        <w:tc>
          <w:tcPr>
            <w:tcW w:w="774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69.40</w:t>
            </w:r>
          </w:p>
        </w:tc>
        <w:tc>
          <w:tcPr>
            <w:tcW w:w="410" w:type="dxa"/>
          </w:tcPr>
          <w:p w:rsidR="00BB242B" w:rsidRPr="009360B7" w:rsidRDefault="0056562D" w:rsidP="00471300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</w:tbl>
    <w:p w:rsidR="00BB242B" w:rsidRDefault="00471300" w:rsidP="00471300">
      <w:pPr>
        <w:pStyle w:val="Caption"/>
      </w:pPr>
      <w:bookmarkStart w:id="24" w:name="_Ref485747630"/>
      <w:r>
        <w:t xml:space="preserve">Tabuľka </w:t>
      </w:r>
      <w:r w:rsidR="00273385">
        <w:fldChar w:fldCharType="begin"/>
      </w:r>
      <w:r w:rsidR="00273385">
        <w:instrText xml:space="preserve"> SEQ Tabuľka \* ARABIC </w:instrText>
      </w:r>
      <w:r w:rsidR="00273385">
        <w:fldChar w:fldCharType="separate"/>
      </w:r>
      <w:r>
        <w:rPr>
          <w:noProof/>
        </w:rPr>
        <w:t>5</w:t>
      </w:r>
      <w:r w:rsidR="00273385">
        <w:rPr>
          <w:noProof/>
        </w:rPr>
        <w:fldChar w:fldCharType="end"/>
      </w:r>
      <w:bookmarkEnd w:id="24"/>
    </w:p>
    <w:p w:rsidR="00E03E0D" w:rsidRDefault="00E03E0D" w:rsidP="00BB242B">
      <w:r>
        <w:t>V tomto teste</w:t>
      </w:r>
      <w:r w:rsidR="005866F1">
        <w:t xml:space="preserve"> (</w:t>
      </w:r>
      <w:r w:rsidR="005866F1">
        <w:fldChar w:fldCharType="begin"/>
      </w:r>
      <w:r w:rsidR="005866F1">
        <w:instrText xml:space="preserve"> REF _Ref485747630 \h </w:instrText>
      </w:r>
      <w:r w:rsidR="005866F1">
        <w:fldChar w:fldCharType="separate"/>
      </w:r>
      <w:r w:rsidR="005866F1">
        <w:t xml:space="preserve">Tabuľka </w:t>
      </w:r>
      <w:r w:rsidR="005866F1">
        <w:rPr>
          <w:noProof/>
        </w:rPr>
        <w:t>5</w:t>
      </w:r>
      <w:r w:rsidR="005866F1">
        <w:fldChar w:fldCharType="end"/>
      </w:r>
      <w:r w:rsidR="005866F1">
        <w:t>)</w:t>
      </w:r>
      <w:r>
        <w:t xml:space="preserve"> sme pozorovali aký má počet feature pointov vplyv na čas a kvalitu spojenia snímok.</w:t>
      </w:r>
      <w:r w:rsidR="005866F1">
        <w:t xml:space="preserve"> Z výsledkov testov vyplíva, že práve tento parameter má najväčší vpliv na kvalitu a rýchlosť spájania.</w:t>
      </w:r>
      <w:r>
        <w:t xml:space="preserve"> Najl</w:t>
      </w:r>
      <w:r w:rsidR="005866F1">
        <w:t>ep</w:t>
      </w:r>
      <w:r>
        <w:t>ším kompromisom sa zdá byť 1000 feature pointov.</w:t>
      </w:r>
    </w:p>
    <w:p w:rsidR="00A11796" w:rsidRDefault="00A11796" w:rsidP="00BB242B"/>
    <w:p w:rsidR="00BB242B" w:rsidRDefault="00924947" w:rsidP="00845BCA">
      <w:r>
        <w:t>Doterajšie výsle</w:t>
      </w:r>
      <w:r w:rsidR="00453299">
        <w:t>d</w:t>
      </w:r>
      <w:r>
        <w:t>k</w:t>
      </w:r>
      <w:r w:rsidR="00453299">
        <w:t xml:space="preserve">y boli pozorované na po spojení </w:t>
      </w:r>
      <w:r w:rsidR="00A11796">
        <w:t>snímok</w:t>
      </w:r>
      <w:r w:rsidR="00453299">
        <w:t xml:space="preserve"> tak, aby na výslednom obrázku bola veľkosť písma v pixloch 12.</w:t>
      </w:r>
      <w:r w:rsidR="00E03E0D">
        <w:t xml:space="preserve"> Veľkosť písmen na vstupných snímkach je 20 pix</w:t>
      </w:r>
      <w:r w:rsidR="00F053EF">
        <w:t>lov.</w:t>
      </w:r>
    </w:p>
    <w:p w:rsidR="00453299" w:rsidRDefault="00453299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4"/>
        <w:gridCol w:w="679"/>
        <w:gridCol w:w="729"/>
        <w:gridCol w:w="680"/>
        <w:gridCol w:w="729"/>
        <w:gridCol w:w="680"/>
        <w:gridCol w:w="729"/>
        <w:gridCol w:w="680"/>
        <w:gridCol w:w="704"/>
        <w:gridCol w:w="680"/>
        <w:gridCol w:w="729"/>
        <w:gridCol w:w="672"/>
        <w:gridCol w:w="723"/>
      </w:tblGrid>
      <w:tr w:rsidR="00290DF3" w:rsidTr="00290DF3">
        <w:tc>
          <w:tcPr>
            <w:tcW w:w="827" w:type="dxa"/>
          </w:tcPr>
          <w:p w:rsidR="00290DF3" w:rsidRDefault="00290DF3" w:rsidP="00073E28"/>
        </w:tc>
        <w:tc>
          <w:tcPr>
            <w:tcW w:w="1414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20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18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16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14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12</w:t>
            </w:r>
          </w:p>
        </w:tc>
        <w:tc>
          <w:tcPr>
            <w:tcW w:w="1395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10</w:t>
            </w:r>
          </w:p>
        </w:tc>
      </w:tr>
      <w:tr w:rsidR="00290DF3" w:rsidTr="00290DF3">
        <w:tc>
          <w:tcPr>
            <w:tcW w:w="827" w:type="dxa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683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72" w:type="dxa"/>
          </w:tcPr>
          <w:p w:rsidR="00290DF3" w:rsidRPr="009360B7" w:rsidRDefault="00290DF3" w:rsidP="00073E28">
            <w:r w:rsidRPr="009360B7">
              <w:t>[%]</w:t>
            </w:r>
          </w:p>
        </w:tc>
        <w:tc>
          <w:tcPr>
            <w:tcW w:w="723" w:type="dxa"/>
          </w:tcPr>
          <w:p w:rsidR="00290DF3" w:rsidRPr="009360B7" w:rsidRDefault="00290DF3" w:rsidP="00073E28">
            <w:r w:rsidRPr="009360B7">
              <w:t>Cas [ms]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53140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48229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D202E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49535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64.14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20324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</w:tr>
      <w:tr w:rsidR="00031476" w:rsidTr="00290DF3">
        <w:tc>
          <w:tcPr>
            <w:tcW w:w="827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uspesnost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5196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97.79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5496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6384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4175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3058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83.32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2574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2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95.75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5282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87.62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4511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4898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91.07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3582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2324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60.26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3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4042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97.15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3332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073E28">
              <w:rPr>
                <w:sz w:val="20"/>
                <w:szCs w:val="20"/>
              </w:rPr>
              <w:t>59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4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94.73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4412</w:t>
            </w:r>
          </w:p>
        </w:tc>
        <w:tc>
          <w:tcPr>
            <w:tcW w:w="682" w:type="dxa"/>
          </w:tcPr>
          <w:p w:rsidR="00290DF3" w:rsidRPr="009360B7" w:rsidRDefault="0033681D" w:rsidP="003368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91.20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4034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88.85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3979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86.49</w:t>
            </w:r>
          </w:p>
        </w:tc>
        <w:tc>
          <w:tcPr>
            <w:tcW w:w="731" w:type="dxa"/>
          </w:tcPr>
          <w:p w:rsidR="00290DF3" w:rsidRPr="009360B7" w:rsidRDefault="00290DF3" w:rsidP="009122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  <w:r w:rsidR="00912299">
              <w:rPr>
                <w:sz w:val="20"/>
                <w:szCs w:val="20"/>
              </w:rPr>
              <w:t>08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62.06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5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93.16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5807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92.49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4546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3710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52.33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6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4610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85.42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4273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94,89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74.04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48.18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1788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7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97.21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4325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96.36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3882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4182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93.91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3218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81.34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1763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8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91.21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89.71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4135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91.68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2993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1638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9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5245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69.89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4641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12.30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3460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88.64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3071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73.52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1622</w:t>
            </w:r>
          </w:p>
        </w:tc>
      </w:tr>
      <w:tr w:rsidR="00290DF3" w:rsidTr="003B6021">
        <w:tc>
          <w:tcPr>
            <w:tcW w:w="827" w:type="dxa"/>
          </w:tcPr>
          <w:p w:rsidR="00290DF3" w:rsidRDefault="00290DF3" w:rsidP="00073E28">
            <w:r>
              <w:t>10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5141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90.59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4406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682" w:type="dxa"/>
            <w:shd w:val="clear" w:color="auto" w:fill="FF0000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</w:t>
            </w:r>
          </w:p>
        </w:tc>
        <w:tc>
          <w:tcPr>
            <w:tcW w:w="731" w:type="dxa"/>
            <w:shd w:val="clear" w:color="auto" w:fill="FF0000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2246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39.95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1934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88.02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50.77</w:t>
            </w:r>
          </w:p>
        </w:tc>
        <w:tc>
          <w:tcPr>
            <w:tcW w:w="723" w:type="dxa"/>
          </w:tcPr>
          <w:p w:rsidR="00290DF3" w:rsidRPr="009360B7" w:rsidRDefault="00031476" w:rsidP="00471300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1825</w:t>
            </w:r>
          </w:p>
        </w:tc>
      </w:tr>
    </w:tbl>
    <w:p w:rsidR="00A11796" w:rsidRDefault="00471300" w:rsidP="00471300">
      <w:pPr>
        <w:pStyle w:val="Caption"/>
      </w:pPr>
      <w:bookmarkStart w:id="25" w:name="_Ref485747756"/>
      <w:r>
        <w:t xml:space="preserve">Tabuľka </w:t>
      </w:r>
      <w:r w:rsidR="00273385">
        <w:fldChar w:fldCharType="begin"/>
      </w:r>
      <w:r w:rsidR="00273385">
        <w:instrText xml:space="preserve"> SEQ Tabuľka \* ARABIC </w:instrText>
      </w:r>
      <w:r w:rsidR="00273385">
        <w:fldChar w:fldCharType="separate"/>
      </w:r>
      <w:r>
        <w:rPr>
          <w:noProof/>
        </w:rPr>
        <w:t>6</w:t>
      </w:r>
      <w:r w:rsidR="00273385">
        <w:rPr>
          <w:noProof/>
        </w:rPr>
        <w:fldChar w:fldCharType="end"/>
      </w:r>
      <w:bookmarkEnd w:id="25"/>
    </w:p>
    <w:p w:rsidR="00290DF3" w:rsidRDefault="00A11796" w:rsidP="00290DF3">
      <w:r>
        <w:t>V tomto teste</w:t>
      </w:r>
      <w:r w:rsidR="005866F1">
        <w:t xml:space="preserve"> (</w:t>
      </w:r>
      <w:r w:rsidR="005866F1">
        <w:fldChar w:fldCharType="begin"/>
      </w:r>
      <w:r w:rsidR="005866F1">
        <w:instrText xml:space="preserve"> REF _Ref485747756 \h </w:instrText>
      </w:r>
      <w:r w:rsidR="005866F1">
        <w:fldChar w:fldCharType="separate"/>
      </w:r>
      <w:r w:rsidR="005866F1">
        <w:t xml:space="preserve">Tabuľka </w:t>
      </w:r>
      <w:r w:rsidR="005866F1">
        <w:rPr>
          <w:noProof/>
        </w:rPr>
        <w:t>6</w:t>
      </w:r>
      <w:r w:rsidR="005866F1">
        <w:fldChar w:fldCharType="end"/>
      </w:r>
      <w:r w:rsidR="005866F1">
        <w:t>)</w:t>
      </w:r>
      <w:r>
        <w:t xml:space="preserve"> sme pozorovali aký má vplyv zníženie rozlíšenia spojených snímok pre OCR Tesseract. Výsledkom je že čím väčšie rozlíšenie použijeme tým lepšie bude OCR fungovať, a to aj napriek tomu že snímky budú pospájané menej presne.</w:t>
      </w:r>
    </w:p>
    <w:p w:rsidR="005866F1" w:rsidRDefault="005866F1" w:rsidP="00290DF3"/>
    <w:p w:rsidR="00A13CC9" w:rsidRPr="005866F1" w:rsidRDefault="00387BAF" w:rsidP="00A13CC9">
      <w:pPr>
        <w:rPr>
          <w:b/>
        </w:rPr>
      </w:pPr>
      <w:r w:rsidRPr="005866F1">
        <w:rPr>
          <w:b/>
        </w:rPr>
        <w:t>Trvanie algoritmov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6751" w:rsidTr="003B6751">
        <w:tc>
          <w:tcPr>
            <w:tcW w:w="3070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velkosť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20px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10px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resizovanie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81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inicializacia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74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Popis obrazkov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2071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1018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Hladanie najlepsieho obrazka na spoj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754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461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Tvorba homografie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247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vykreslenie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1967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701</w:t>
            </w:r>
          </w:p>
        </w:tc>
      </w:tr>
    </w:tbl>
    <w:p w:rsidR="00387BAF" w:rsidRDefault="00387BAF" w:rsidP="00A13CC9"/>
    <w:p w:rsidR="00A11796" w:rsidRDefault="00A11796" w:rsidP="00A11796">
      <w:pPr>
        <w:pStyle w:val="Heading2"/>
        <w:numPr>
          <w:ilvl w:val="1"/>
          <w:numId w:val="1"/>
        </w:numPr>
      </w:pPr>
      <w:bookmarkStart w:id="26" w:name="_Toc485311700"/>
      <w:r>
        <w:t>Rektifikácia vstupných snímok</w:t>
      </w:r>
      <w:bookmarkEnd w:id="26"/>
    </w:p>
    <w:p w:rsidR="00A11796" w:rsidRDefault="00A11796" w:rsidP="00A11796">
      <w:r>
        <w:t xml:space="preserve"> V rámci projektovej výučby sme skúšali aj spojenie výsledko</w:t>
      </w:r>
      <w:r w:rsidR="00794B58">
        <w:t>v</w:t>
      </w:r>
      <w:r>
        <w:t xml:space="preserve"> prác – algorimtus spájania a rektifikácie textových dokumentov. Výsled</w:t>
      </w:r>
      <w:r w:rsidR="00794B58">
        <w:t>ky algoritmu spájania sú značne lepšie s rektifikovanými snímkami. Hlavný dôvodom je že už nie je potrebné zachytiť prvú snímku s čo najmenšou tranformáciou. Algoritmus rektifikovania „vyrovná “ všetky vstupné snímky.</w:t>
      </w:r>
    </w:p>
    <w:p w:rsidR="00794B58" w:rsidRPr="00A11796" w:rsidRDefault="00794B58" w:rsidP="00A11796"/>
    <w:p w:rsidR="006A67C6" w:rsidRPr="00E71E50" w:rsidRDefault="006A67C6" w:rsidP="00527601">
      <w:pPr>
        <w:pStyle w:val="Heading1"/>
        <w:numPr>
          <w:ilvl w:val="0"/>
          <w:numId w:val="1"/>
        </w:numPr>
      </w:pPr>
      <w:bookmarkStart w:id="27" w:name="_Toc485311701"/>
      <w:r w:rsidRPr="00E71E50">
        <w:lastRenderedPageBreak/>
        <w:t>Bibliografia</w:t>
      </w:r>
      <w:bookmarkEnd w:id="27"/>
    </w:p>
    <w:p w:rsidR="006A67C6" w:rsidRPr="00E71E50" w:rsidRDefault="006A67C6" w:rsidP="006A67C6"/>
    <w:p w:rsidR="005866F1" w:rsidRDefault="006A67C6" w:rsidP="005866F1">
      <w:pPr>
        <w:pStyle w:val="Bibliography"/>
        <w:rPr>
          <w:noProof/>
        </w:rPr>
      </w:pPr>
      <w:r w:rsidRPr="00E71E50">
        <w:fldChar w:fldCharType="begin"/>
      </w:r>
      <w:r w:rsidRPr="00E71E50">
        <w:instrText xml:space="preserve"> BIBLIOGRAPHY  \l 1051 </w:instrText>
      </w:r>
      <w:r w:rsidRPr="00E71E50">
        <w:fldChar w:fldCharType="separate"/>
      </w:r>
      <w:r w:rsidR="005866F1">
        <w:rPr>
          <w:noProof/>
        </w:rPr>
        <w:t xml:space="preserve">1. http://www.cfar.umd.edu/~daniel/daniel_papersfordownload/LiangICPR2006.pdf. [Online] </w:t>
      </w:r>
    </w:p>
    <w:p w:rsidR="005866F1" w:rsidRDefault="005866F1" w:rsidP="005866F1">
      <w:pPr>
        <w:pStyle w:val="Bibliography"/>
        <w:rPr>
          <w:noProof/>
        </w:rPr>
      </w:pPr>
      <w:r>
        <w:rPr>
          <w:noProof/>
        </w:rPr>
        <w:t xml:space="preserve">2. http://matthewalunbrown.com/papers/ijcv2007.pdf. [Online] </w:t>
      </w:r>
    </w:p>
    <w:p w:rsidR="005866F1" w:rsidRDefault="005866F1" w:rsidP="005866F1">
      <w:pPr>
        <w:pStyle w:val="Bibliography"/>
        <w:rPr>
          <w:noProof/>
        </w:rPr>
      </w:pPr>
      <w:r>
        <w:rPr>
          <w:noProof/>
        </w:rPr>
        <w:t xml:space="preserve">3. </w:t>
      </w:r>
      <w:r>
        <w:rPr>
          <w:i/>
          <w:iCs/>
          <w:noProof/>
        </w:rPr>
        <w:t xml:space="preserve">Relative Speed of BoofCV and OpenCV. </w:t>
      </w:r>
      <w:r>
        <w:rPr>
          <w:noProof/>
        </w:rPr>
        <w:t>[Online] https://boofcv.org/index.php?title=Performance:OpenCV:BoofCV.</w:t>
      </w:r>
    </w:p>
    <w:p w:rsidR="005866F1" w:rsidRDefault="005866F1" w:rsidP="005866F1">
      <w:pPr>
        <w:pStyle w:val="Bibliography"/>
        <w:rPr>
          <w:noProof/>
        </w:rPr>
      </w:pPr>
      <w:r>
        <w:rPr>
          <w:noProof/>
        </w:rPr>
        <w:t xml:space="preserve">4. </w:t>
      </w:r>
      <w:r>
        <w:rPr>
          <w:i/>
          <w:iCs/>
          <w:noProof/>
        </w:rPr>
        <w:t xml:space="preserve">Tesseract OCR . </w:t>
      </w:r>
      <w:r>
        <w:rPr>
          <w:noProof/>
        </w:rPr>
        <w:t>[Online] https://github.com/tesseract-ocr/tesseract.</w:t>
      </w:r>
    </w:p>
    <w:p w:rsidR="00A13CC9" w:rsidRPr="00A327B9" w:rsidRDefault="006A67C6" w:rsidP="005866F1">
      <w:r w:rsidRPr="00E71E50">
        <w:fldChar w:fldCharType="end"/>
      </w:r>
    </w:p>
    <w:sectPr w:rsidR="00A13CC9" w:rsidRPr="00A327B9" w:rsidSect="00755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admin" w:date="2017-06-16T10:46:00Z" w:initials="a">
    <w:p w:rsidR="00ED7ABC" w:rsidRDefault="00ED7ABC">
      <w:pPr>
        <w:pStyle w:val="CommentText"/>
      </w:pPr>
      <w:r>
        <w:rPr>
          <w:rStyle w:val="CommentReference"/>
        </w:rPr>
        <w:annotationRef/>
      </w:r>
      <w:r>
        <w:t>4 suradnicove body? Resp. 8 parametrov?</w:t>
      </w:r>
    </w:p>
  </w:comment>
  <w:comment w:id="11" w:author="patrik" w:date="2017-06-17T16:38:00Z" w:initials="p">
    <w:p w:rsidR="00ED7ABC" w:rsidRDefault="00ED7ABC">
      <w:pPr>
        <w:pStyle w:val="CommentText"/>
      </w:pPr>
      <w:r>
        <w:rPr>
          <w:rStyle w:val="CommentReference"/>
        </w:rPr>
        <w:annotationRef/>
      </w:r>
      <w:r>
        <w:t>8 suradnicových bodov, 4 pre každý obrázok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385" w:rsidRDefault="00273385" w:rsidP="00EA1E8B">
      <w:pPr>
        <w:spacing w:after="0" w:line="240" w:lineRule="auto"/>
      </w:pPr>
      <w:r>
        <w:separator/>
      </w:r>
    </w:p>
  </w:endnote>
  <w:endnote w:type="continuationSeparator" w:id="0">
    <w:p w:rsidR="00273385" w:rsidRDefault="00273385" w:rsidP="00EA1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385" w:rsidRDefault="00273385" w:rsidP="00EA1E8B">
      <w:pPr>
        <w:spacing w:after="0" w:line="240" w:lineRule="auto"/>
      </w:pPr>
      <w:r>
        <w:separator/>
      </w:r>
    </w:p>
  </w:footnote>
  <w:footnote w:type="continuationSeparator" w:id="0">
    <w:p w:rsidR="00273385" w:rsidRDefault="00273385" w:rsidP="00EA1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584A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2E11646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6E8150A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C2F2BDC"/>
    <w:multiLevelType w:val="hybridMultilevel"/>
    <w:tmpl w:val="A5FEA7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FC3B8B"/>
    <w:multiLevelType w:val="hybridMultilevel"/>
    <w:tmpl w:val="EB0024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4413B0"/>
    <w:multiLevelType w:val="hybridMultilevel"/>
    <w:tmpl w:val="EA4622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E32710"/>
    <w:multiLevelType w:val="multilevel"/>
    <w:tmpl w:val="942A93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7">
    <w:nsid w:val="251D09D1"/>
    <w:multiLevelType w:val="hybridMultilevel"/>
    <w:tmpl w:val="AF98FF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1E6107"/>
    <w:multiLevelType w:val="hybridMultilevel"/>
    <w:tmpl w:val="32C62A3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FB6A6D"/>
    <w:multiLevelType w:val="hybridMultilevel"/>
    <w:tmpl w:val="2B164E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326ED7"/>
    <w:multiLevelType w:val="multilevel"/>
    <w:tmpl w:val="2A1E4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8354BB"/>
    <w:multiLevelType w:val="hybridMultilevel"/>
    <w:tmpl w:val="988E1D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5C0145"/>
    <w:multiLevelType w:val="hybridMultilevel"/>
    <w:tmpl w:val="C66EE4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1B1313"/>
    <w:multiLevelType w:val="hybridMultilevel"/>
    <w:tmpl w:val="28F0E5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1D2E7F"/>
    <w:multiLevelType w:val="multilevel"/>
    <w:tmpl w:val="E0E44DB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>
    <w:nsid w:val="3F793566"/>
    <w:multiLevelType w:val="hybridMultilevel"/>
    <w:tmpl w:val="711A7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B8538F"/>
    <w:multiLevelType w:val="hybridMultilevel"/>
    <w:tmpl w:val="CD38850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940B8B"/>
    <w:multiLevelType w:val="hybridMultilevel"/>
    <w:tmpl w:val="184A470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BA74C7"/>
    <w:multiLevelType w:val="multilevel"/>
    <w:tmpl w:val="808E33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>
    <w:nsid w:val="51310CA8"/>
    <w:multiLevelType w:val="hybridMultilevel"/>
    <w:tmpl w:val="2E84D27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F">
      <w:start w:val="1"/>
      <w:numFmt w:val="decimal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3D610D"/>
    <w:multiLevelType w:val="hybridMultilevel"/>
    <w:tmpl w:val="0B0878A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343970"/>
    <w:multiLevelType w:val="hybridMultilevel"/>
    <w:tmpl w:val="7788F9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762730"/>
    <w:multiLevelType w:val="hybridMultilevel"/>
    <w:tmpl w:val="2A1E425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B31A59"/>
    <w:multiLevelType w:val="multilevel"/>
    <w:tmpl w:val="E7B47F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>
    <w:nsid w:val="631C641F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697C196B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FC943EC"/>
    <w:multiLevelType w:val="hybridMultilevel"/>
    <w:tmpl w:val="F4EE02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2C65F2"/>
    <w:multiLevelType w:val="hybridMultilevel"/>
    <w:tmpl w:val="8B68A3E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5A6AF7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788433B9"/>
    <w:multiLevelType w:val="hybridMultilevel"/>
    <w:tmpl w:val="07FA645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FE2BB0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0"/>
  </w:num>
  <w:num w:numId="2">
    <w:abstractNumId w:val="5"/>
  </w:num>
  <w:num w:numId="3">
    <w:abstractNumId w:val="7"/>
  </w:num>
  <w:num w:numId="4">
    <w:abstractNumId w:val="1"/>
  </w:num>
  <w:num w:numId="5">
    <w:abstractNumId w:val="24"/>
  </w:num>
  <w:num w:numId="6">
    <w:abstractNumId w:val="14"/>
  </w:num>
  <w:num w:numId="7">
    <w:abstractNumId w:val="0"/>
  </w:num>
  <w:num w:numId="8">
    <w:abstractNumId w:val="18"/>
  </w:num>
  <w:num w:numId="9">
    <w:abstractNumId w:val="15"/>
  </w:num>
  <w:num w:numId="10">
    <w:abstractNumId w:val="9"/>
  </w:num>
  <w:num w:numId="11">
    <w:abstractNumId w:val="6"/>
  </w:num>
  <w:num w:numId="12">
    <w:abstractNumId w:val="28"/>
  </w:num>
  <w:num w:numId="13">
    <w:abstractNumId w:val="23"/>
  </w:num>
  <w:num w:numId="14">
    <w:abstractNumId w:val="12"/>
  </w:num>
  <w:num w:numId="15">
    <w:abstractNumId w:val="16"/>
  </w:num>
  <w:num w:numId="16">
    <w:abstractNumId w:val="26"/>
  </w:num>
  <w:num w:numId="17">
    <w:abstractNumId w:val="13"/>
  </w:num>
  <w:num w:numId="18">
    <w:abstractNumId w:val="27"/>
  </w:num>
  <w:num w:numId="19">
    <w:abstractNumId w:val="4"/>
  </w:num>
  <w:num w:numId="20">
    <w:abstractNumId w:val="3"/>
  </w:num>
  <w:num w:numId="21">
    <w:abstractNumId w:val="19"/>
  </w:num>
  <w:num w:numId="22">
    <w:abstractNumId w:val="21"/>
  </w:num>
  <w:num w:numId="23">
    <w:abstractNumId w:val="22"/>
  </w:num>
  <w:num w:numId="24">
    <w:abstractNumId w:val="10"/>
  </w:num>
  <w:num w:numId="25">
    <w:abstractNumId w:val="25"/>
  </w:num>
  <w:num w:numId="26">
    <w:abstractNumId w:val="8"/>
  </w:num>
  <w:num w:numId="27">
    <w:abstractNumId w:val="29"/>
  </w:num>
  <w:num w:numId="28">
    <w:abstractNumId w:val="2"/>
  </w:num>
  <w:num w:numId="29">
    <w:abstractNumId w:val="11"/>
  </w:num>
  <w:num w:numId="30">
    <w:abstractNumId w:val="20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052"/>
    <w:rsid w:val="00005494"/>
    <w:rsid w:val="00006EE6"/>
    <w:rsid w:val="00016B35"/>
    <w:rsid w:val="00022291"/>
    <w:rsid w:val="00026FC0"/>
    <w:rsid w:val="00031476"/>
    <w:rsid w:val="000404CA"/>
    <w:rsid w:val="00045D14"/>
    <w:rsid w:val="00064004"/>
    <w:rsid w:val="000668B3"/>
    <w:rsid w:val="00070537"/>
    <w:rsid w:val="00071C3D"/>
    <w:rsid w:val="00073E28"/>
    <w:rsid w:val="00081FC3"/>
    <w:rsid w:val="00082C35"/>
    <w:rsid w:val="0009209D"/>
    <w:rsid w:val="000A17CE"/>
    <w:rsid w:val="000A56A6"/>
    <w:rsid w:val="000B72CC"/>
    <w:rsid w:val="000B76FA"/>
    <w:rsid w:val="000C663E"/>
    <w:rsid w:val="000D1CBD"/>
    <w:rsid w:val="000D3C3D"/>
    <w:rsid w:val="000D50A2"/>
    <w:rsid w:val="000F38DD"/>
    <w:rsid w:val="000F717F"/>
    <w:rsid w:val="00104980"/>
    <w:rsid w:val="00104E33"/>
    <w:rsid w:val="00112E85"/>
    <w:rsid w:val="001155ED"/>
    <w:rsid w:val="00126C4A"/>
    <w:rsid w:val="0012711D"/>
    <w:rsid w:val="001448B6"/>
    <w:rsid w:val="00145F30"/>
    <w:rsid w:val="0014775A"/>
    <w:rsid w:val="00153C7D"/>
    <w:rsid w:val="0016064E"/>
    <w:rsid w:val="00165573"/>
    <w:rsid w:val="00166756"/>
    <w:rsid w:val="00171E5B"/>
    <w:rsid w:val="0017216C"/>
    <w:rsid w:val="00184287"/>
    <w:rsid w:val="00192997"/>
    <w:rsid w:val="00194AD6"/>
    <w:rsid w:val="001A0A43"/>
    <w:rsid w:val="001A2C74"/>
    <w:rsid w:val="001C20DE"/>
    <w:rsid w:val="001D2DE8"/>
    <w:rsid w:val="001E2986"/>
    <w:rsid w:val="001F16FB"/>
    <w:rsid w:val="001F690B"/>
    <w:rsid w:val="00203488"/>
    <w:rsid w:val="002049E6"/>
    <w:rsid w:val="002106FE"/>
    <w:rsid w:val="00214C83"/>
    <w:rsid w:val="00230549"/>
    <w:rsid w:val="002412F2"/>
    <w:rsid w:val="00246501"/>
    <w:rsid w:val="00247536"/>
    <w:rsid w:val="00247B49"/>
    <w:rsid w:val="002600D1"/>
    <w:rsid w:val="00273385"/>
    <w:rsid w:val="00276999"/>
    <w:rsid w:val="00277CC2"/>
    <w:rsid w:val="00283A78"/>
    <w:rsid w:val="002855F7"/>
    <w:rsid w:val="00290DF3"/>
    <w:rsid w:val="00294198"/>
    <w:rsid w:val="00295024"/>
    <w:rsid w:val="002A2904"/>
    <w:rsid w:val="002A2CBC"/>
    <w:rsid w:val="002A7636"/>
    <w:rsid w:val="002B1234"/>
    <w:rsid w:val="002B4E54"/>
    <w:rsid w:val="002C51D0"/>
    <w:rsid w:val="002C7EF5"/>
    <w:rsid w:val="002E38EE"/>
    <w:rsid w:val="002E5260"/>
    <w:rsid w:val="002F493E"/>
    <w:rsid w:val="00303531"/>
    <w:rsid w:val="00307187"/>
    <w:rsid w:val="00316D42"/>
    <w:rsid w:val="00322751"/>
    <w:rsid w:val="00324B1C"/>
    <w:rsid w:val="00331A90"/>
    <w:rsid w:val="00334D83"/>
    <w:rsid w:val="0033681D"/>
    <w:rsid w:val="00353C51"/>
    <w:rsid w:val="0036223B"/>
    <w:rsid w:val="003626B3"/>
    <w:rsid w:val="00362D60"/>
    <w:rsid w:val="003651B4"/>
    <w:rsid w:val="00372F72"/>
    <w:rsid w:val="003830C3"/>
    <w:rsid w:val="003833FE"/>
    <w:rsid w:val="00387BAF"/>
    <w:rsid w:val="003904A3"/>
    <w:rsid w:val="00394271"/>
    <w:rsid w:val="003952A0"/>
    <w:rsid w:val="0039672D"/>
    <w:rsid w:val="003973D6"/>
    <w:rsid w:val="003A0D13"/>
    <w:rsid w:val="003A1586"/>
    <w:rsid w:val="003A2A75"/>
    <w:rsid w:val="003B4327"/>
    <w:rsid w:val="003B6021"/>
    <w:rsid w:val="003B6751"/>
    <w:rsid w:val="003C0C43"/>
    <w:rsid w:val="003C2C31"/>
    <w:rsid w:val="003C6A99"/>
    <w:rsid w:val="003D6ADF"/>
    <w:rsid w:val="003E0EBA"/>
    <w:rsid w:val="003E13C7"/>
    <w:rsid w:val="003E20EB"/>
    <w:rsid w:val="003E2FD0"/>
    <w:rsid w:val="003E7BAC"/>
    <w:rsid w:val="003F25CE"/>
    <w:rsid w:val="003F45ED"/>
    <w:rsid w:val="003F576C"/>
    <w:rsid w:val="004062DA"/>
    <w:rsid w:val="00410392"/>
    <w:rsid w:val="00414562"/>
    <w:rsid w:val="004204C9"/>
    <w:rsid w:val="0043601C"/>
    <w:rsid w:val="004369C1"/>
    <w:rsid w:val="00453299"/>
    <w:rsid w:val="00471300"/>
    <w:rsid w:val="00472B7F"/>
    <w:rsid w:val="004812D1"/>
    <w:rsid w:val="00481C3C"/>
    <w:rsid w:val="004972E8"/>
    <w:rsid w:val="004A0133"/>
    <w:rsid w:val="004A0B7D"/>
    <w:rsid w:val="004A14BD"/>
    <w:rsid w:val="004A3969"/>
    <w:rsid w:val="004A5471"/>
    <w:rsid w:val="004B720E"/>
    <w:rsid w:val="004C5448"/>
    <w:rsid w:val="004C5CAA"/>
    <w:rsid w:val="004C6DF1"/>
    <w:rsid w:val="004C7332"/>
    <w:rsid w:val="004D0DD0"/>
    <w:rsid w:val="004D1A20"/>
    <w:rsid w:val="004D259F"/>
    <w:rsid w:val="004D3BE5"/>
    <w:rsid w:val="004D5353"/>
    <w:rsid w:val="004E13DA"/>
    <w:rsid w:val="004E47A8"/>
    <w:rsid w:val="004E4842"/>
    <w:rsid w:val="004E5BAA"/>
    <w:rsid w:val="004F0F3D"/>
    <w:rsid w:val="004F4BF5"/>
    <w:rsid w:val="004F55BE"/>
    <w:rsid w:val="005053FF"/>
    <w:rsid w:val="005159D8"/>
    <w:rsid w:val="005160F2"/>
    <w:rsid w:val="00520052"/>
    <w:rsid w:val="00525F72"/>
    <w:rsid w:val="00527601"/>
    <w:rsid w:val="0053108A"/>
    <w:rsid w:val="00531D36"/>
    <w:rsid w:val="005501CF"/>
    <w:rsid w:val="00554F31"/>
    <w:rsid w:val="00561D9D"/>
    <w:rsid w:val="00562E31"/>
    <w:rsid w:val="00564FE0"/>
    <w:rsid w:val="0056562D"/>
    <w:rsid w:val="00567E7F"/>
    <w:rsid w:val="00572105"/>
    <w:rsid w:val="005843E6"/>
    <w:rsid w:val="00586371"/>
    <w:rsid w:val="005864FA"/>
    <w:rsid w:val="005866F1"/>
    <w:rsid w:val="0059030A"/>
    <w:rsid w:val="005910B2"/>
    <w:rsid w:val="00592EAE"/>
    <w:rsid w:val="00597700"/>
    <w:rsid w:val="005A32C2"/>
    <w:rsid w:val="005A7CFA"/>
    <w:rsid w:val="005B2762"/>
    <w:rsid w:val="005D177D"/>
    <w:rsid w:val="005D5DD8"/>
    <w:rsid w:val="005D68E9"/>
    <w:rsid w:val="005D69DC"/>
    <w:rsid w:val="005F2289"/>
    <w:rsid w:val="005F2BB7"/>
    <w:rsid w:val="005F3CD1"/>
    <w:rsid w:val="005F79FD"/>
    <w:rsid w:val="00602C44"/>
    <w:rsid w:val="00604C45"/>
    <w:rsid w:val="00605C77"/>
    <w:rsid w:val="006073A9"/>
    <w:rsid w:val="0060748A"/>
    <w:rsid w:val="00607CFC"/>
    <w:rsid w:val="0061462E"/>
    <w:rsid w:val="00615B22"/>
    <w:rsid w:val="006276AC"/>
    <w:rsid w:val="006371B8"/>
    <w:rsid w:val="0063743D"/>
    <w:rsid w:val="006423A1"/>
    <w:rsid w:val="006553B3"/>
    <w:rsid w:val="00656C05"/>
    <w:rsid w:val="0066335A"/>
    <w:rsid w:val="00670C47"/>
    <w:rsid w:val="00671529"/>
    <w:rsid w:val="00675351"/>
    <w:rsid w:val="006810C6"/>
    <w:rsid w:val="0068118B"/>
    <w:rsid w:val="0068291E"/>
    <w:rsid w:val="00683357"/>
    <w:rsid w:val="00684F86"/>
    <w:rsid w:val="0068737E"/>
    <w:rsid w:val="00691CBE"/>
    <w:rsid w:val="0069273D"/>
    <w:rsid w:val="0069397E"/>
    <w:rsid w:val="006A0BAD"/>
    <w:rsid w:val="006A5973"/>
    <w:rsid w:val="006A5C73"/>
    <w:rsid w:val="006A67C6"/>
    <w:rsid w:val="006B14EA"/>
    <w:rsid w:val="006B5948"/>
    <w:rsid w:val="006C039A"/>
    <w:rsid w:val="006C73DE"/>
    <w:rsid w:val="006C7EB6"/>
    <w:rsid w:val="006D2C48"/>
    <w:rsid w:val="006F713C"/>
    <w:rsid w:val="006F7C1F"/>
    <w:rsid w:val="00712D43"/>
    <w:rsid w:val="0071597B"/>
    <w:rsid w:val="00720F69"/>
    <w:rsid w:val="00733043"/>
    <w:rsid w:val="007345DA"/>
    <w:rsid w:val="00734DBA"/>
    <w:rsid w:val="007378C3"/>
    <w:rsid w:val="007400C0"/>
    <w:rsid w:val="00741935"/>
    <w:rsid w:val="0075046A"/>
    <w:rsid w:val="007553C0"/>
    <w:rsid w:val="00755D94"/>
    <w:rsid w:val="00760A6A"/>
    <w:rsid w:val="00760E2A"/>
    <w:rsid w:val="00761AC7"/>
    <w:rsid w:val="00762C02"/>
    <w:rsid w:val="00763477"/>
    <w:rsid w:val="00763AD2"/>
    <w:rsid w:val="00767842"/>
    <w:rsid w:val="00773119"/>
    <w:rsid w:val="007744F7"/>
    <w:rsid w:val="007809B4"/>
    <w:rsid w:val="00781B2C"/>
    <w:rsid w:val="0078407F"/>
    <w:rsid w:val="00794B58"/>
    <w:rsid w:val="007977A6"/>
    <w:rsid w:val="007A263D"/>
    <w:rsid w:val="007A4CEC"/>
    <w:rsid w:val="007A4D66"/>
    <w:rsid w:val="007A7457"/>
    <w:rsid w:val="007B3500"/>
    <w:rsid w:val="007D22DB"/>
    <w:rsid w:val="007E266C"/>
    <w:rsid w:val="007F0B37"/>
    <w:rsid w:val="007F0F64"/>
    <w:rsid w:val="007F18AE"/>
    <w:rsid w:val="007F7F48"/>
    <w:rsid w:val="00810DEA"/>
    <w:rsid w:val="00836190"/>
    <w:rsid w:val="00841713"/>
    <w:rsid w:val="00845BCA"/>
    <w:rsid w:val="008515FD"/>
    <w:rsid w:val="008556F9"/>
    <w:rsid w:val="0086063D"/>
    <w:rsid w:val="00866EC6"/>
    <w:rsid w:val="00870C00"/>
    <w:rsid w:val="00882E5E"/>
    <w:rsid w:val="008930E7"/>
    <w:rsid w:val="00894F7C"/>
    <w:rsid w:val="008966F3"/>
    <w:rsid w:val="008B47AD"/>
    <w:rsid w:val="008C35CB"/>
    <w:rsid w:val="008D2946"/>
    <w:rsid w:val="008D3607"/>
    <w:rsid w:val="008D5183"/>
    <w:rsid w:val="008D7A39"/>
    <w:rsid w:val="008E1B73"/>
    <w:rsid w:val="008F444D"/>
    <w:rsid w:val="00900380"/>
    <w:rsid w:val="00900F92"/>
    <w:rsid w:val="00902610"/>
    <w:rsid w:val="00903D2B"/>
    <w:rsid w:val="0090595B"/>
    <w:rsid w:val="00912299"/>
    <w:rsid w:val="00922DC5"/>
    <w:rsid w:val="00924947"/>
    <w:rsid w:val="009277DC"/>
    <w:rsid w:val="0093160A"/>
    <w:rsid w:val="009319DD"/>
    <w:rsid w:val="00933C4B"/>
    <w:rsid w:val="009360B7"/>
    <w:rsid w:val="0094518A"/>
    <w:rsid w:val="00945C02"/>
    <w:rsid w:val="0095040E"/>
    <w:rsid w:val="009513FD"/>
    <w:rsid w:val="00961CFB"/>
    <w:rsid w:val="00961DAE"/>
    <w:rsid w:val="009636F8"/>
    <w:rsid w:val="00964D9A"/>
    <w:rsid w:val="009745FA"/>
    <w:rsid w:val="00975B34"/>
    <w:rsid w:val="00975C5B"/>
    <w:rsid w:val="009763D9"/>
    <w:rsid w:val="00980DDA"/>
    <w:rsid w:val="0098166E"/>
    <w:rsid w:val="00986625"/>
    <w:rsid w:val="00995E90"/>
    <w:rsid w:val="009B1B88"/>
    <w:rsid w:val="009B5180"/>
    <w:rsid w:val="009B5612"/>
    <w:rsid w:val="009B61C9"/>
    <w:rsid w:val="009C2ABD"/>
    <w:rsid w:val="009E038C"/>
    <w:rsid w:val="009F52B3"/>
    <w:rsid w:val="009F7F01"/>
    <w:rsid w:val="00A001A4"/>
    <w:rsid w:val="00A018D6"/>
    <w:rsid w:val="00A0301C"/>
    <w:rsid w:val="00A04A40"/>
    <w:rsid w:val="00A06CF9"/>
    <w:rsid w:val="00A11796"/>
    <w:rsid w:val="00A13CC9"/>
    <w:rsid w:val="00A14846"/>
    <w:rsid w:val="00A1534C"/>
    <w:rsid w:val="00A327B9"/>
    <w:rsid w:val="00A34A7E"/>
    <w:rsid w:val="00A35199"/>
    <w:rsid w:val="00A37736"/>
    <w:rsid w:val="00A41E58"/>
    <w:rsid w:val="00A45550"/>
    <w:rsid w:val="00A456F6"/>
    <w:rsid w:val="00A525FA"/>
    <w:rsid w:val="00A61CB6"/>
    <w:rsid w:val="00A62C5A"/>
    <w:rsid w:val="00A73E7C"/>
    <w:rsid w:val="00A86783"/>
    <w:rsid w:val="00A875D9"/>
    <w:rsid w:val="00AA0E49"/>
    <w:rsid w:val="00AA6B45"/>
    <w:rsid w:val="00AB0985"/>
    <w:rsid w:val="00AB32C0"/>
    <w:rsid w:val="00AD1ADC"/>
    <w:rsid w:val="00AD5966"/>
    <w:rsid w:val="00AD5D86"/>
    <w:rsid w:val="00AF77FD"/>
    <w:rsid w:val="00B01BAB"/>
    <w:rsid w:val="00B03927"/>
    <w:rsid w:val="00B042B6"/>
    <w:rsid w:val="00B0547D"/>
    <w:rsid w:val="00B11B8B"/>
    <w:rsid w:val="00B168B0"/>
    <w:rsid w:val="00B2042F"/>
    <w:rsid w:val="00B20CC6"/>
    <w:rsid w:val="00B21FC4"/>
    <w:rsid w:val="00B2531F"/>
    <w:rsid w:val="00B266E1"/>
    <w:rsid w:val="00B26B17"/>
    <w:rsid w:val="00B30DAF"/>
    <w:rsid w:val="00B34360"/>
    <w:rsid w:val="00B37783"/>
    <w:rsid w:val="00B37B00"/>
    <w:rsid w:val="00B4370E"/>
    <w:rsid w:val="00B438FC"/>
    <w:rsid w:val="00B56B09"/>
    <w:rsid w:val="00B5752C"/>
    <w:rsid w:val="00B61B21"/>
    <w:rsid w:val="00B63ED1"/>
    <w:rsid w:val="00B802FF"/>
    <w:rsid w:val="00B8450E"/>
    <w:rsid w:val="00B8678E"/>
    <w:rsid w:val="00B947EF"/>
    <w:rsid w:val="00BB14F9"/>
    <w:rsid w:val="00BB242B"/>
    <w:rsid w:val="00BC08FF"/>
    <w:rsid w:val="00BC1F96"/>
    <w:rsid w:val="00BC2778"/>
    <w:rsid w:val="00BC5FA5"/>
    <w:rsid w:val="00BD0BFC"/>
    <w:rsid w:val="00BD33F5"/>
    <w:rsid w:val="00BD40E1"/>
    <w:rsid w:val="00BE1A9D"/>
    <w:rsid w:val="00BE2FC6"/>
    <w:rsid w:val="00BE3679"/>
    <w:rsid w:val="00BE49DD"/>
    <w:rsid w:val="00BE67C0"/>
    <w:rsid w:val="00BF08A5"/>
    <w:rsid w:val="00C035BA"/>
    <w:rsid w:val="00C047D6"/>
    <w:rsid w:val="00C150BF"/>
    <w:rsid w:val="00C215ED"/>
    <w:rsid w:val="00C3371B"/>
    <w:rsid w:val="00C43EA9"/>
    <w:rsid w:val="00C44611"/>
    <w:rsid w:val="00C47DCB"/>
    <w:rsid w:val="00C51D8E"/>
    <w:rsid w:val="00C52681"/>
    <w:rsid w:val="00C661A6"/>
    <w:rsid w:val="00C6777C"/>
    <w:rsid w:val="00C74AD2"/>
    <w:rsid w:val="00C85334"/>
    <w:rsid w:val="00C91A1B"/>
    <w:rsid w:val="00C9411F"/>
    <w:rsid w:val="00C94F8B"/>
    <w:rsid w:val="00C97486"/>
    <w:rsid w:val="00CA3037"/>
    <w:rsid w:val="00CC05EC"/>
    <w:rsid w:val="00CC2B06"/>
    <w:rsid w:val="00CC3A31"/>
    <w:rsid w:val="00CD12E3"/>
    <w:rsid w:val="00CD33B5"/>
    <w:rsid w:val="00CD499A"/>
    <w:rsid w:val="00CE05A8"/>
    <w:rsid w:val="00CE1801"/>
    <w:rsid w:val="00CE7097"/>
    <w:rsid w:val="00CE7304"/>
    <w:rsid w:val="00CF1373"/>
    <w:rsid w:val="00CF2CA9"/>
    <w:rsid w:val="00CF6DA4"/>
    <w:rsid w:val="00D0455D"/>
    <w:rsid w:val="00D202E2"/>
    <w:rsid w:val="00D209B8"/>
    <w:rsid w:val="00D23661"/>
    <w:rsid w:val="00D257AD"/>
    <w:rsid w:val="00D407AB"/>
    <w:rsid w:val="00D41D69"/>
    <w:rsid w:val="00D50816"/>
    <w:rsid w:val="00D57FA5"/>
    <w:rsid w:val="00D602E0"/>
    <w:rsid w:val="00D60C80"/>
    <w:rsid w:val="00D732CF"/>
    <w:rsid w:val="00D73D20"/>
    <w:rsid w:val="00D73EC8"/>
    <w:rsid w:val="00D755E5"/>
    <w:rsid w:val="00D75851"/>
    <w:rsid w:val="00D84F64"/>
    <w:rsid w:val="00D96D6C"/>
    <w:rsid w:val="00DC1FFB"/>
    <w:rsid w:val="00DC6861"/>
    <w:rsid w:val="00DD0F79"/>
    <w:rsid w:val="00DD10D7"/>
    <w:rsid w:val="00DE0F6B"/>
    <w:rsid w:val="00DE3E2B"/>
    <w:rsid w:val="00DE5EB1"/>
    <w:rsid w:val="00DF3F19"/>
    <w:rsid w:val="00E00FF2"/>
    <w:rsid w:val="00E03B77"/>
    <w:rsid w:val="00E03E0D"/>
    <w:rsid w:val="00E0588F"/>
    <w:rsid w:val="00E06098"/>
    <w:rsid w:val="00E1085E"/>
    <w:rsid w:val="00E220A8"/>
    <w:rsid w:val="00E46EFE"/>
    <w:rsid w:val="00E47F02"/>
    <w:rsid w:val="00E50BE7"/>
    <w:rsid w:val="00E54567"/>
    <w:rsid w:val="00E54948"/>
    <w:rsid w:val="00E5589D"/>
    <w:rsid w:val="00E560E5"/>
    <w:rsid w:val="00E567CD"/>
    <w:rsid w:val="00E63618"/>
    <w:rsid w:val="00E71E50"/>
    <w:rsid w:val="00E75BF3"/>
    <w:rsid w:val="00E82CF1"/>
    <w:rsid w:val="00E85AAD"/>
    <w:rsid w:val="00E87256"/>
    <w:rsid w:val="00E92546"/>
    <w:rsid w:val="00EA0D98"/>
    <w:rsid w:val="00EA1E8B"/>
    <w:rsid w:val="00EA22AE"/>
    <w:rsid w:val="00EB704D"/>
    <w:rsid w:val="00EC01BB"/>
    <w:rsid w:val="00EC3370"/>
    <w:rsid w:val="00EC484D"/>
    <w:rsid w:val="00ED7ABC"/>
    <w:rsid w:val="00EE1D6C"/>
    <w:rsid w:val="00EE1F30"/>
    <w:rsid w:val="00EE5A44"/>
    <w:rsid w:val="00EE7A54"/>
    <w:rsid w:val="00EF2D3A"/>
    <w:rsid w:val="00EF4022"/>
    <w:rsid w:val="00F053EF"/>
    <w:rsid w:val="00F0704E"/>
    <w:rsid w:val="00F10180"/>
    <w:rsid w:val="00F10CC1"/>
    <w:rsid w:val="00F120C2"/>
    <w:rsid w:val="00F13183"/>
    <w:rsid w:val="00F152DE"/>
    <w:rsid w:val="00F1556E"/>
    <w:rsid w:val="00F209DE"/>
    <w:rsid w:val="00F26B45"/>
    <w:rsid w:val="00F35B7D"/>
    <w:rsid w:val="00F363A8"/>
    <w:rsid w:val="00F373FB"/>
    <w:rsid w:val="00F442F9"/>
    <w:rsid w:val="00F51243"/>
    <w:rsid w:val="00F51A86"/>
    <w:rsid w:val="00F902B9"/>
    <w:rsid w:val="00F9031C"/>
    <w:rsid w:val="00FA6CA1"/>
    <w:rsid w:val="00FB138D"/>
    <w:rsid w:val="00FC49DE"/>
    <w:rsid w:val="00FC5102"/>
    <w:rsid w:val="00FC59DA"/>
    <w:rsid w:val="00FD2FA3"/>
    <w:rsid w:val="00FE6DD2"/>
    <w:rsid w:val="00FF1A68"/>
    <w:rsid w:val="00FF661F"/>
    <w:rsid w:val="00FF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5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htt</b:Tag>
    <b:SourceType>InternetSite</b:SourceType>
    <b:Guid>{67533D69-00A3-406D-852F-87F89FD7FA5C}</b:Guid>
    <b:Title>http://www.cfar.umd.edu/~daniel/daniel_papersfordownload/LiangICPR2006.pdf</b:Title>
    <b:RefOrder>1</b:RefOrder>
  </b:Source>
  <b:Source>
    <b:Tag>htt1</b:Tag>
    <b:SourceType>InternetSite</b:SourceType>
    <b:Guid>{E2915590-92CC-4825-AA1A-73B6064573C9}</b:Guid>
    <b:Title>http://matthewalunbrown.com/papers/ijcv2007.pdf</b:Title>
    <b:RefOrder>2</b:RefOrder>
  </b:Source>
  <b:Source>
    <b:Tag>Rel</b:Tag>
    <b:SourceType>InternetSite</b:SourceType>
    <b:Guid>{48D5962E-DF3C-40C9-BBFA-06B08BD2F7AB}</b:Guid>
    <b:InternetSiteTitle>Relative Speed of BoofCV and OpenCV</b:InternetSiteTitle>
    <b:URL>https://boofcv.org/index.php?title=Performance:OpenCV:BoofCV</b:URL>
    <b:RefOrder>3</b:RefOrder>
  </b:Source>
  <b:Source>
    <b:Tag>Tes</b:Tag>
    <b:SourceType>InternetSite</b:SourceType>
    <b:Guid>{925ABF12-E8A9-4597-92F4-52AE38EC17EF}</b:Guid>
    <b:InternetSiteTitle>Tesseract OCR </b:InternetSiteTitle>
    <b:URL>https://github.com/tesseract-ocr/tesseract</b:URL>
    <b:RefOrder>4</b:RefOrder>
  </b:Source>
</b:Sources>
</file>

<file path=customXml/itemProps1.xml><?xml version="1.0" encoding="utf-8"?>
<ds:datastoreItem xmlns:ds="http://schemas.openxmlformats.org/officeDocument/2006/customXml" ds:itemID="{BAF6CA14-3E2C-45B9-80A1-3E8A09EBC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2871</Words>
  <Characters>16370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patrik</dc:creator>
  <cp:lastModifiedBy>patrik</cp:lastModifiedBy>
  <cp:revision>12</cp:revision>
  <dcterms:created xsi:type="dcterms:W3CDTF">2017-06-16T09:33:00Z</dcterms:created>
  <dcterms:modified xsi:type="dcterms:W3CDTF">2017-06-20T16:48:00Z</dcterms:modified>
</cp:coreProperties>
</file>